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59E85" w14:textId="15477489" w:rsidR="00462447" w:rsidRDefault="00462447" w:rsidP="00841F01">
      <w:pPr>
        <w:pStyle w:val="Heading1"/>
        <w:spacing w:before="120" w:line="230" w:lineRule="auto"/>
        <w:ind w:left="142" w:right="1881"/>
        <w:rPr>
          <w:color w:val="008453"/>
        </w:rPr>
      </w:pPr>
      <w:r>
        <w:rPr>
          <w:rFonts w:ascii="Times New Roman"/>
          <w:noProof/>
        </w:rPr>
        <w:drawing>
          <wp:inline distT="0" distB="0" distL="0" distR="0" wp14:anchorId="307FF564" wp14:editId="2157E2FE">
            <wp:extent cx="1581150" cy="231775"/>
            <wp:effectExtent l="0" t="0" r="0" b="0"/>
            <wp:docPr id="1" name="Picture 1" descr="A green text on a black background&#10;&#10;Description automatically generated with low confidenc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A green text on a black background&#10;&#10;Description automatically generated with low confidence">
                      <a:hlinkClick r:id="rId7"/>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81150" cy="231775"/>
                    </a:xfrm>
                    <a:prstGeom prst="rect">
                      <a:avLst/>
                    </a:prstGeom>
                  </pic:spPr>
                </pic:pic>
              </a:graphicData>
            </a:graphic>
          </wp:inline>
        </w:drawing>
      </w:r>
    </w:p>
    <w:p w14:paraId="0AC64970" w14:textId="77777777" w:rsidR="00462447" w:rsidRPr="00462447" w:rsidRDefault="00462447" w:rsidP="00841F01">
      <w:pPr>
        <w:pStyle w:val="Heading1"/>
        <w:spacing w:before="120" w:line="230" w:lineRule="auto"/>
        <w:ind w:left="142" w:right="1881"/>
        <w:rPr>
          <w:color w:val="008453"/>
          <w:sz w:val="20"/>
          <w:szCs w:val="20"/>
        </w:rPr>
      </w:pPr>
    </w:p>
    <w:p w14:paraId="054CED45" w14:textId="51E8DB20" w:rsidR="00EC359B" w:rsidRPr="001A2278" w:rsidRDefault="00057A58" w:rsidP="00841F01">
      <w:pPr>
        <w:pStyle w:val="Heading1"/>
        <w:spacing w:before="120" w:line="230" w:lineRule="auto"/>
        <w:ind w:left="142" w:right="32"/>
        <w:rPr>
          <w:color w:val="008453"/>
        </w:rPr>
      </w:pPr>
      <w:r>
        <w:rPr>
          <w:color w:val="008453"/>
        </w:rPr>
        <w:t xml:space="preserve">COMMON LAW TENANCY AGREEMENT </w:t>
      </w:r>
      <w:r w:rsidR="004B4823">
        <w:rPr>
          <w:color w:val="008453"/>
        </w:rPr>
        <w:t>(NON-HOUSING ACT TENANCY)</w:t>
      </w:r>
    </w:p>
    <w:p w14:paraId="73373107" w14:textId="3A0CC08B" w:rsidR="00EC359B" w:rsidRDefault="00EC359B" w:rsidP="00841F01">
      <w:pPr>
        <w:spacing w:before="86"/>
        <w:ind w:left="105"/>
        <w:rPr>
          <w:rFonts w:ascii="Century Gothic"/>
          <w:color w:val="231F20"/>
        </w:rPr>
      </w:pPr>
    </w:p>
    <w:p w14:paraId="4694887B" w14:textId="77777777" w:rsidR="00EC359B" w:rsidRDefault="00EC359B" w:rsidP="00841F01">
      <w:pPr>
        <w:pStyle w:val="Heading3"/>
        <w:rPr>
          <w:color w:val="008453"/>
          <w:spacing w:val="11"/>
        </w:rPr>
      </w:pPr>
    </w:p>
    <w:p w14:paraId="4B44A98E" w14:textId="4B708B45" w:rsidR="00EC359B" w:rsidRDefault="00EC359B" w:rsidP="00841F01">
      <w:pPr>
        <w:pStyle w:val="Heading3"/>
      </w:pPr>
      <w:r>
        <w:rPr>
          <w:color w:val="008453"/>
          <w:spacing w:val="11"/>
        </w:rPr>
        <w:t xml:space="preserve">GUIDANCE </w:t>
      </w:r>
      <w:r>
        <w:rPr>
          <w:color w:val="008453"/>
          <w:spacing w:val="8"/>
        </w:rPr>
        <w:t>NOTES FOR</w:t>
      </w:r>
      <w:r>
        <w:rPr>
          <w:color w:val="008453"/>
          <w:spacing w:val="59"/>
        </w:rPr>
        <w:t xml:space="preserve"> </w:t>
      </w:r>
      <w:r>
        <w:rPr>
          <w:color w:val="008453"/>
          <w:spacing w:val="13"/>
        </w:rPr>
        <w:t>TENANTS</w:t>
      </w:r>
      <w:r w:rsidR="004B4823">
        <w:rPr>
          <w:color w:val="008453"/>
          <w:spacing w:val="13"/>
        </w:rPr>
        <w:t xml:space="preserve"> GUIDANCE NOTES</w:t>
      </w:r>
    </w:p>
    <w:p w14:paraId="6CBC09A7" w14:textId="77777777" w:rsidR="004B4823" w:rsidRDefault="004B4823" w:rsidP="00841F01">
      <w:pPr>
        <w:pStyle w:val="BodyText"/>
        <w:ind w:left="142"/>
        <w:rPr>
          <w:color w:val="231F20"/>
        </w:rPr>
      </w:pPr>
    </w:p>
    <w:p w14:paraId="759C35AF" w14:textId="615DF63A" w:rsidR="004B4823" w:rsidRPr="004B4823" w:rsidRDefault="004B4823" w:rsidP="00841F01">
      <w:pPr>
        <w:pStyle w:val="BodyText"/>
        <w:ind w:left="142"/>
        <w:rPr>
          <w:color w:val="231F20"/>
        </w:rPr>
      </w:pPr>
      <w:r w:rsidRPr="004B4823">
        <w:rPr>
          <w:color w:val="231F20"/>
        </w:rPr>
        <w:t>Welcome to the Common Law Tenancy Agreement produced by Propertymark.  It is an important document as it will govern your relationship both with the landlord of your new property and with the letting or managing agent, if your landlord has appointed one, for the whole of the time that you are actually in residence.  As such you should read the document through carefully and raise any queries with the landlord or letting agent who gave you this Agreement.</w:t>
      </w:r>
    </w:p>
    <w:p w14:paraId="04C47DB4" w14:textId="77777777" w:rsidR="004B4823" w:rsidRPr="004B4823" w:rsidRDefault="004B4823" w:rsidP="00841F01">
      <w:pPr>
        <w:pStyle w:val="BodyText"/>
        <w:ind w:left="142"/>
        <w:rPr>
          <w:color w:val="231F20"/>
        </w:rPr>
      </w:pPr>
    </w:p>
    <w:p w14:paraId="01171113" w14:textId="77777777" w:rsidR="004B4823" w:rsidRPr="004B4823" w:rsidRDefault="004B4823" w:rsidP="00841F01">
      <w:pPr>
        <w:pStyle w:val="BodyText"/>
        <w:ind w:left="142"/>
        <w:rPr>
          <w:color w:val="231F20"/>
        </w:rPr>
      </w:pPr>
      <w:r w:rsidRPr="004B4823">
        <w:rPr>
          <w:color w:val="231F20"/>
        </w:rPr>
        <w:t>At the same time, please be aware that you have the right to seek independent advice if you wish either from your solicitor or other advice agency.</w:t>
      </w:r>
    </w:p>
    <w:p w14:paraId="6CF6BF98" w14:textId="77777777" w:rsidR="004B4823" w:rsidRPr="004B4823" w:rsidRDefault="004B4823" w:rsidP="00841F01">
      <w:pPr>
        <w:pStyle w:val="BodyText"/>
        <w:ind w:left="142"/>
        <w:rPr>
          <w:color w:val="231F20"/>
        </w:rPr>
      </w:pPr>
    </w:p>
    <w:p w14:paraId="5121252D" w14:textId="77777777" w:rsidR="004B4823" w:rsidRPr="004B4823" w:rsidRDefault="004B4823" w:rsidP="00841F01">
      <w:pPr>
        <w:pStyle w:val="BodyText"/>
        <w:ind w:left="142"/>
        <w:rPr>
          <w:color w:val="231F20"/>
        </w:rPr>
      </w:pPr>
      <w:r w:rsidRPr="004B4823">
        <w:rPr>
          <w:color w:val="231F20"/>
        </w:rPr>
        <w:t>As well as the Tenancy Agreement, you may be asked to sign the check-in or inventory which will list the landlord’s fixtures and fittings and the other items which the landlord provides for your use during the Tenancy. You will also be given copies of the following documents, receipt of which is acknowledged on the final page of the Agreement itself:</w:t>
      </w:r>
    </w:p>
    <w:p w14:paraId="7F9C1792" w14:textId="77777777" w:rsidR="004B4823" w:rsidRPr="004B4823" w:rsidRDefault="004B4823" w:rsidP="00841F01">
      <w:pPr>
        <w:pStyle w:val="BodyText"/>
        <w:ind w:left="142"/>
        <w:rPr>
          <w:color w:val="231F20"/>
        </w:rPr>
      </w:pPr>
    </w:p>
    <w:p w14:paraId="22412F48" w14:textId="77777777" w:rsidR="004B4823" w:rsidRPr="004B4823" w:rsidRDefault="004B4823" w:rsidP="00841F01">
      <w:pPr>
        <w:pStyle w:val="BodyText"/>
        <w:numPr>
          <w:ilvl w:val="0"/>
          <w:numId w:val="5"/>
        </w:numPr>
        <w:rPr>
          <w:color w:val="231F20"/>
        </w:rPr>
      </w:pPr>
      <w:r w:rsidRPr="004B4823">
        <w:rPr>
          <w:color w:val="231F20"/>
        </w:rPr>
        <w:t>Energy Performance Certificate for your property</w:t>
      </w:r>
    </w:p>
    <w:p w14:paraId="39BF9EB8" w14:textId="77777777" w:rsidR="004B4823" w:rsidRPr="004B4823" w:rsidRDefault="004B4823" w:rsidP="00841F01">
      <w:pPr>
        <w:pStyle w:val="BodyText"/>
        <w:numPr>
          <w:ilvl w:val="0"/>
          <w:numId w:val="5"/>
        </w:numPr>
        <w:rPr>
          <w:color w:val="231F20"/>
        </w:rPr>
      </w:pPr>
      <w:r w:rsidRPr="004B4823">
        <w:rPr>
          <w:color w:val="231F20"/>
        </w:rPr>
        <w:t>A current Gas Safety Certificate for your property – if there is a gas supply</w:t>
      </w:r>
    </w:p>
    <w:p w14:paraId="0738D037" w14:textId="77777777" w:rsidR="004B4823" w:rsidRPr="004B4823" w:rsidRDefault="004B4823" w:rsidP="00841F01">
      <w:pPr>
        <w:pStyle w:val="BodyText"/>
        <w:numPr>
          <w:ilvl w:val="0"/>
          <w:numId w:val="5"/>
        </w:numPr>
        <w:rPr>
          <w:color w:val="231F20"/>
        </w:rPr>
      </w:pPr>
      <w:r w:rsidRPr="004B4823">
        <w:rPr>
          <w:color w:val="231F20"/>
        </w:rPr>
        <w:t>A current Electrical Installation Condition Report</w:t>
      </w:r>
    </w:p>
    <w:p w14:paraId="29987984" w14:textId="77777777" w:rsidR="004B4823" w:rsidRPr="004B4823" w:rsidRDefault="004B4823" w:rsidP="00841F01">
      <w:pPr>
        <w:pStyle w:val="BodyText"/>
        <w:ind w:left="142"/>
        <w:rPr>
          <w:color w:val="231F20"/>
        </w:rPr>
      </w:pPr>
    </w:p>
    <w:p w14:paraId="597A84E2" w14:textId="77777777" w:rsidR="004B4823" w:rsidRPr="004B4823" w:rsidRDefault="004B4823" w:rsidP="00841F01">
      <w:pPr>
        <w:pStyle w:val="BodyText"/>
        <w:ind w:left="142"/>
        <w:rPr>
          <w:color w:val="231F20"/>
        </w:rPr>
      </w:pPr>
      <w:r w:rsidRPr="004B4823">
        <w:rPr>
          <w:color w:val="231F20"/>
        </w:rPr>
        <w:t>If any of these documents are missing when you come to sign your Agreement, please speak with your letting agent as these documents are an important part of the scope of the Tenancy Agreement.</w:t>
      </w:r>
    </w:p>
    <w:p w14:paraId="255BB470" w14:textId="6B705D85" w:rsidR="00EC359B" w:rsidRDefault="00EC359B" w:rsidP="00841F01">
      <w:pPr>
        <w:pStyle w:val="BodyText"/>
      </w:pPr>
    </w:p>
    <w:p w14:paraId="4A260195" w14:textId="594A7B58" w:rsidR="00EC359B" w:rsidRDefault="00EC359B" w:rsidP="00841F01">
      <w:pPr>
        <w:pStyle w:val="BodyText"/>
      </w:pPr>
      <w:r>
        <w:t xml:space="preserve"> </w:t>
      </w:r>
    </w:p>
    <w:p w14:paraId="75C3C571" w14:textId="77777777" w:rsidR="00B43417" w:rsidRDefault="00B43417" w:rsidP="00841F01">
      <w:pPr>
        <w:pStyle w:val="BodyText"/>
      </w:pPr>
    </w:p>
    <w:p w14:paraId="599D26DA" w14:textId="3173F78F" w:rsidR="00EC359B" w:rsidRDefault="00EC359B" w:rsidP="00841F01">
      <w:pPr>
        <w:pStyle w:val="BodyText"/>
      </w:pPr>
    </w:p>
    <w:p w14:paraId="7BBFE428" w14:textId="168BF9C6" w:rsidR="00EC359B" w:rsidRDefault="00EC359B" w:rsidP="00841F01">
      <w:pPr>
        <w:pStyle w:val="BodyText"/>
        <w:spacing w:before="12"/>
        <w:rPr>
          <w:noProof/>
        </w:rPr>
      </w:pPr>
    </w:p>
    <w:p w14:paraId="0BA0D13D" w14:textId="48ECE411" w:rsidR="00EC359B" w:rsidRDefault="004B4823" w:rsidP="00841F01">
      <w:pPr>
        <w:pStyle w:val="BodyText"/>
        <w:spacing w:before="12"/>
        <w:rPr>
          <w:noProof/>
        </w:rPr>
      </w:pPr>
      <w:r>
        <w:rPr>
          <w:noProof/>
        </w:rPr>
        <w:drawing>
          <wp:anchor distT="0" distB="0" distL="0" distR="0" simplePos="0" relativeHeight="251683328" behindDoc="1" locked="0" layoutInCell="1" allowOverlap="1" wp14:anchorId="5FCFF8B8" wp14:editId="0C66FC9F">
            <wp:simplePos x="0" y="0"/>
            <wp:positionH relativeFrom="page">
              <wp:posOffset>852170</wp:posOffset>
            </wp:positionH>
            <wp:positionV relativeFrom="paragraph">
              <wp:posOffset>97155</wp:posOffset>
            </wp:positionV>
            <wp:extent cx="1203960" cy="438150"/>
            <wp:effectExtent l="0" t="0" r="0" b="0"/>
            <wp:wrapNone/>
            <wp:docPr id="5" name="Picture 5" descr="A blue and black sign with green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blue and black sign with green text&#10;&#10;Description automatically generated with low confidence"/>
                    <pic:cNvPicPr/>
                  </pic:nvPicPr>
                  <pic:blipFill>
                    <a:blip r:embed="rId9" cstate="print"/>
                    <a:stretch>
                      <a:fillRect/>
                    </a:stretch>
                  </pic:blipFill>
                  <pic:spPr>
                    <a:xfrm>
                      <a:off x="0" y="0"/>
                      <a:ext cx="1203960" cy="438150"/>
                    </a:xfrm>
                    <a:prstGeom prst="rect">
                      <a:avLst/>
                    </a:prstGeom>
                  </pic:spPr>
                </pic:pic>
              </a:graphicData>
            </a:graphic>
            <wp14:sizeRelH relativeFrom="margin">
              <wp14:pctWidth>0</wp14:pctWidth>
            </wp14:sizeRelH>
            <wp14:sizeRelV relativeFrom="margin">
              <wp14:pctHeight>0</wp14:pctHeight>
            </wp14:sizeRelV>
          </wp:anchor>
        </w:drawing>
      </w:r>
    </w:p>
    <w:p w14:paraId="3387CAA2" w14:textId="77777777" w:rsidR="00EC359B" w:rsidRDefault="00EC359B" w:rsidP="00841F01">
      <w:pPr>
        <w:pStyle w:val="BodyText"/>
        <w:spacing w:before="12"/>
        <w:rPr>
          <w:noProof/>
        </w:rPr>
      </w:pPr>
    </w:p>
    <w:p w14:paraId="4F94DE6E" w14:textId="77777777" w:rsidR="004B4823" w:rsidRDefault="004B4823" w:rsidP="00841F01">
      <w:pPr>
        <w:pStyle w:val="BodyText"/>
        <w:spacing w:before="12"/>
        <w:ind w:firstLine="142"/>
        <w:rPr>
          <w:b/>
          <w:bCs/>
          <w:noProof/>
          <w:color w:val="007A53"/>
        </w:rPr>
      </w:pPr>
    </w:p>
    <w:p w14:paraId="54E09D27" w14:textId="77777777" w:rsidR="004B4823" w:rsidRDefault="004B4823" w:rsidP="00841F01">
      <w:pPr>
        <w:pStyle w:val="BodyText"/>
        <w:spacing w:before="12"/>
        <w:ind w:firstLine="142"/>
        <w:rPr>
          <w:b/>
          <w:bCs/>
          <w:noProof/>
          <w:color w:val="007A53"/>
        </w:rPr>
      </w:pPr>
    </w:p>
    <w:p w14:paraId="7B75688A" w14:textId="1D25F97B" w:rsidR="00EC359B" w:rsidRPr="0051064B" w:rsidRDefault="003A520D" w:rsidP="00841F01">
      <w:pPr>
        <w:pStyle w:val="BodyText"/>
        <w:spacing w:before="12"/>
        <w:ind w:firstLine="142"/>
        <w:rPr>
          <w:b/>
          <w:bCs/>
          <w:noProof/>
          <w:color w:val="007A53"/>
        </w:rPr>
      </w:pPr>
      <w:r w:rsidRPr="0051064B">
        <w:rPr>
          <w:b/>
          <w:bCs/>
          <w:noProof/>
          <w:color w:val="007A53"/>
        </w:rPr>
        <w:t xml:space="preserve">Check your agent is ARLA Propertymark Protected: </w:t>
      </w:r>
      <w:hyperlink r:id="rId10" w:history="1">
        <w:r w:rsidRPr="0051064B">
          <w:rPr>
            <w:rStyle w:val="Hyperlink"/>
            <w:b/>
            <w:bCs/>
            <w:noProof/>
            <w:color w:val="007A53"/>
          </w:rPr>
          <w:t>www.propertymark.co.uk/find-an-expert</w:t>
        </w:r>
      </w:hyperlink>
      <w:r w:rsidRPr="0051064B">
        <w:rPr>
          <w:b/>
          <w:bCs/>
          <w:noProof/>
          <w:color w:val="007A53"/>
        </w:rPr>
        <w:t xml:space="preserve"> </w:t>
      </w:r>
    </w:p>
    <w:p w14:paraId="27A57B15" w14:textId="77777777" w:rsidR="00EC359B" w:rsidRDefault="00EC359B" w:rsidP="00841F01">
      <w:pPr>
        <w:pStyle w:val="BodyText"/>
        <w:spacing w:before="12"/>
        <w:rPr>
          <w:sz w:val="24"/>
        </w:rPr>
      </w:pPr>
    </w:p>
    <w:p w14:paraId="126F9A2A" w14:textId="77777777" w:rsidR="00EC359B" w:rsidRDefault="00EC359B" w:rsidP="00841F01">
      <w:pPr>
        <w:pStyle w:val="BodyText"/>
        <w:spacing w:before="4"/>
        <w:rPr>
          <w:sz w:val="26"/>
        </w:rPr>
      </w:pPr>
    </w:p>
    <w:p w14:paraId="51B9F963" w14:textId="77777777" w:rsidR="004B4823" w:rsidRDefault="004B4823" w:rsidP="00841F01">
      <w:pPr>
        <w:pStyle w:val="BodyText"/>
        <w:spacing w:before="4"/>
        <w:rPr>
          <w:sz w:val="26"/>
        </w:rPr>
      </w:pPr>
    </w:p>
    <w:p w14:paraId="5E7A0650" w14:textId="77777777" w:rsidR="00EC359B" w:rsidRDefault="00EC359B" w:rsidP="00841F01">
      <w:pPr>
        <w:spacing w:line="247" w:lineRule="auto"/>
        <w:ind w:left="103" w:right="3885"/>
        <w:rPr>
          <w:b/>
          <w:sz w:val="18"/>
        </w:rPr>
      </w:pPr>
      <w:r>
        <w:rPr>
          <w:b/>
          <w:color w:val="231F20"/>
          <w:sz w:val="18"/>
        </w:rPr>
        <w:t xml:space="preserve">Drafted by Dutton Gregory Solicitors, produced by Propertymark Copyright </w:t>
      </w:r>
      <w:r>
        <w:rPr>
          <w:color w:val="231F20"/>
        </w:rPr>
        <w:t xml:space="preserve">© </w:t>
      </w:r>
      <w:r>
        <w:rPr>
          <w:b/>
          <w:color w:val="231F20"/>
          <w:sz w:val="18"/>
        </w:rPr>
        <w:t>Propertymark Ltd</w:t>
      </w:r>
    </w:p>
    <w:p w14:paraId="0A5108BA" w14:textId="77777777" w:rsidR="00EC359B" w:rsidRDefault="00EC359B" w:rsidP="00841F01">
      <w:pPr>
        <w:spacing w:before="167" w:line="235" w:lineRule="auto"/>
        <w:ind w:left="103" w:right="5086"/>
        <w:rPr>
          <w:sz w:val="16"/>
        </w:rPr>
      </w:pPr>
      <w:r>
        <w:rPr>
          <w:color w:val="231F20"/>
          <w:sz w:val="16"/>
        </w:rPr>
        <w:t>All rights reserved.</w:t>
      </w:r>
    </w:p>
    <w:p w14:paraId="61C87CFE" w14:textId="77777777" w:rsidR="00EC359B" w:rsidRDefault="00EC359B" w:rsidP="00841F01">
      <w:pPr>
        <w:pStyle w:val="BodyText"/>
        <w:spacing w:before="7"/>
        <w:rPr>
          <w:sz w:val="22"/>
        </w:rPr>
      </w:pPr>
    </w:p>
    <w:p w14:paraId="1E492CA6" w14:textId="69C5EA3B" w:rsidR="00DB05E9" w:rsidRPr="004B4823" w:rsidRDefault="006B03C7" w:rsidP="00841F01">
      <w:pPr>
        <w:spacing w:before="100"/>
        <w:ind w:left="105"/>
        <w:rPr>
          <w:rFonts w:ascii="Century Gothic"/>
          <w:color w:val="008B60"/>
          <w:sz w:val="16"/>
        </w:rPr>
        <w:sectPr w:rsidR="00DB05E9" w:rsidRPr="004B4823">
          <w:footerReference w:type="default" r:id="rId11"/>
          <w:pgSz w:w="11910" w:h="16840"/>
          <w:pgMar w:top="1200" w:right="1180" w:bottom="1220" w:left="1200" w:header="0" w:footer="1024" w:gutter="0"/>
          <w:pgNumType w:start="1"/>
          <w:cols w:space="720"/>
        </w:sectPr>
      </w:pPr>
      <w:r>
        <w:rPr>
          <w:rFonts w:ascii="Century Gothic"/>
          <w:color w:val="008B60"/>
          <w:sz w:val="16"/>
        </w:rPr>
        <w:t xml:space="preserve">June </w:t>
      </w:r>
      <w:r w:rsidR="00F34478">
        <w:rPr>
          <w:rFonts w:ascii="Century Gothic"/>
          <w:color w:val="008B60"/>
          <w:sz w:val="16"/>
        </w:rPr>
        <w:t>202</w:t>
      </w:r>
      <w:r>
        <w:rPr>
          <w:rFonts w:ascii="Century Gothic"/>
          <w:color w:val="008B60"/>
          <w:sz w:val="16"/>
        </w:rPr>
        <w:t>3</w:t>
      </w:r>
      <w:r w:rsidR="004B4823">
        <w:rPr>
          <w:rFonts w:ascii="Century Gothic"/>
          <w:color w:val="008B60"/>
          <w:sz w:val="16"/>
        </w:rPr>
        <w:t xml:space="preserve"> </w:t>
      </w:r>
    </w:p>
    <w:p w14:paraId="78429E50" w14:textId="77777777" w:rsidR="00DB05E9" w:rsidRDefault="00221F65" w:rsidP="00841F01">
      <w:pPr>
        <w:pStyle w:val="Heading3"/>
      </w:pPr>
      <w:r>
        <w:rPr>
          <w:color w:val="008453"/>
        </w:rPr>
        <w:lastRenderedPageBreak/>
        <w:t>CONTENTS</w:t>
      </w:r>
    </w:p>
    <w:p w14:paraId="2EC0643E" w14:textId="77777777" w:rsidR="00DB05E9" w:rsidRDefault="00DB05E9" w:rsidP="00841F01">
      <w:pPr>
        <w:pStyle w:val="BodyText"/>
        <w:spacing w:before="1"/>
        <w:rPr>
          <w:rFonts w:ascii="Comfortaa"/>
          <w:sz w:val="17"/>
        </w:rPr>
      </w:pPr>
    </w:p>
    <w:p w14:paraId="7CF25A69" w14:textId="77777777" w:rsidR="00DB05E9" w:rsidRDefault="00DB05E9" w:rsidP="00841F01">
      <w:pPr>
        <w:rPr>
          <w:rFonts w:ascii="Comfortaa"/>
          <w:sz w:val="17"/>
        </w:rPr>
      </w:pPr>
    </w:p>
    <w:p w14:paraId="25D257B2" w14:textId="77777777" w:rsidR="007C2A13" w:rsidRDefault="007C2A13" w:rsidP="00841F01">
      <w:pPr>
        <w:rPr>
          <w:rFonts w:ascii="Comfortaa"/>
          <w:sz w:val="17"/>
        </w:rPr>
        <w:sectPr w:rsidR="007C2A13">
          <w:pgSz w:w="11910" w:h="16840"/>
          <w:pgMar w:top="1200" w:right="1180" w:bottom="1220" w:left="1200" w:header="0" w:footer="1024" w:gutter="0"/>
          <w:cols w:space="720"/>
        </w:sectPr>
      </w:pPr>
    </w:p>
    <w:p w14:paraId="509F25B5" w14:textId="04B7E67E" w:rsidR="00DB05E9" w:rsidRDefault="00E75B17" w:rsidP="00841F01">
      <w:pPr>
        <w:pStyle w:val="BodyText"/>
        <w:ind w:left="103"/>
      </w:pPr>
      <w:r>
        <w:rPr>
          <w:b/>
          <w:bCs/>
        </w:rPr>
        <w:t>3–</w:t>
      </w:r>
      <w:r w:rsidR="007C2A13" w:rsidRPr="007C2A13">
        <w:rPr>
          <w:b/>
          <w:bCs/>
        </w:rPr>
        <w:t>4</w:t>
      </w:r>
      <w:r w:rsidR="007C2A13">
        <w:tab/>
      </w:r>
      <w:r>
        <w:tab/>
      </w:r>
      <w:r w:rsidR="007C2A13">
        <w:t>Summary and Interpretation</w:t>
      </w:r>
    </w:p>
    <w:p w14:paraId="2D26860F" w14:textId="09EC3F41" w:rsidR="007C2A13" w:rsidRDefault="007C2A13" w:rsidP="00841F01">
      <w:pPr>
        <w:pStyle w:val="BodyText"/>
        <w:ind w:left="103"/>
      </w:pPr>
      <w:r>
        <w:tab/>
      </w:r>
    </w:p>
    <w:p w14:paraId="150D5EEC" w14:textId="4FAB9675" w:rsidR="007C2A13" w:rsidRDefault="00E75B17" w:rsidP="00841F01">
      <w:pPr>
        <w:pStyle w:val="BodyText"/>
        <w:ind w:left="103"/>
      </w:pPr>
      <w:r>
        <w:rPr>
          <w:b/>
          <w:bCs/>
        </w:rPr>
        <w:t>5</w:t>
      </w:r>
      <w:r w:rsidR="007C2A13">
        <w:tab/>
      </w:r>
      <w:r>
        <w:tab/>
      </w:r>
      <w:r w:rsidR="007C2A13">
        <w:t>Main Terms of the Agreement</w:t>
      </w:r>
    </w:p>
    <w:p w14:paraId="09356D8E" w14:textId="77777777" w:rsidR="007C2A13" w:rsidRDefault="007C2A13" w:rsidP="00841F01">
      <w:pPr>
        <w:pStyle w:val="BodyText"/>
        <w:ind w:left="103"/>
      </w:pPr>
    </w:p>
    <w:p w14:paraId="7EAAF749" w14:textId="21E7AB83" w:rsidR="007C2A13" w:rsidRDefault="00E75B17" w:rsidP="00841F01">
      <w:pPr>
        <w:pStyle w:val="BodyText"/>
        <w:ind w:left="103"/>
      </w:pPr>
      <w:r>
        <w:rPr>
          <w:b/>
          <w:bCs/>
        </w:rPr>
        <w:t>5–13</w:t>
      </w:r>
      <w:r w:rsidR="007C2A13">
        <w:tab/>
      </w:r>
      <w:r>
        <w:t xml:space="preserve">     </w:t>
      </w:r>
      <w:r>
        <w:tab/>
      </w:r>
      <w:r w:rsidR="007C2A13">
        <w:t>Tenant’s obligations</w:t>
      </w:r>
    </w:p>
    <w:p w14:paraId="7721D878" w14:textId="77777777" w:rsidR="007C2A13" w:rsidRDefault="007C2A13" w:rsidP="00841F01">
      <w:pPr>
        <w:pStyle w:val="BodyText"/>
        <w:ind w:left="103"/>
      </w:pPr>
    </w:p>
    <w:p w14:paraId="38AE596A" w14:textId="0C3ADACD" w:rsidR="007C2A13" w:rsidRDefault="00E75B17" w:rsidP="00841F01">
      <w:pPr>
        <w:pStyle w:val="BodyText"/>
        <w:ind w:left="103"/>
      </w:pPr>
      <w:r>
        <w:rPr>
          <w:b/>
          <w:bCs/>
        </w:rPr>
        <w:t xml:space="preserve">13–14  </w:t>
      </w:r>
      <w:r w:rsidR="007C2A13">
        <w:t xml:space="preserve"> </w:t>
      </w:r>
      <w:r w:rsidR="007C2A13">
        <w:tab/>
      </w:r>
      <w:r>
        <w:t>Landlord’s</w:t>
      </w:r>
      <w:r w:rsidR="007C2A13">
        <w:t xml:space="preserve"> obligations</w:t>
      </w:r>
    </w:p>
    <w:p w14:paraId="6C739D1A" w14:textId="77777777" w:rsidR="007C2A13" w:rsidRDefault="007C2A13" w:rsidP="00841F01">
      <w:pPr>
        <w:pStyle w:val="BodyText"/>
        <w:ind w:left="103"/>
      </w:pPr>
    </w:p>
    <w:p w14:paraId="1397CEDA" w14:textId="6AC3F616" w:rsidR="007C2A13" w:rsidRDefault="00E75B17" w:rsidP="00E75B17">
      <w:pPr>
        <w:pStyle w:val="BodyText"/>
        <w:ind w:left="103"/>
      </w:pPr>
      <w:r>
        <w:rPr>
          <w:b/>
          <w:bCs/>
        </w:rPr>
        <w:t>14–16</w:t>
      </w:r>
      <w:r w:rsidR="007C2A13">
        <w:tab/>
      </w:r>
      <w:r>
        <w:tab/>
      </w:r>
      <w:r w:rsidR="007C2A13">
        <w:t>Mutual obligations</w:t>
      </w:r>
    </w:p>
    <w:p w14:paraId="62A8B587" w14:textId="77777777" w:rsidR="00E75B17" w:rsidRDefault="00E75B17" w:rsidP="00E75B17">
      <w:pPr>
        <w:pStyle w:val="BodyText"/>
        <w:ind w:left="103"/>
        <w:rPr>
          <w:b/>
          <w:bCs/>
        </w:rPr>
      </w:pPr>
    </w:p>
    <w:p w14:paraId="71F0E65A" w14:textId="55971B45" w:rsidR="00E75B17" w:rsidRPr="00E75B17" w:rsidRDefault="00E75B17" w:rsidP="00E75B17">
      <w:pPr>
        <w:pStyle w:val="BodyText"/>
        <w:ind w:left="103"/>
        <w:rPr>
          <w:b/>
          <w:bCs/>
        </w:rPr>
      </w:pPr>
      <w:r>
        <w:rPr>
          <w:b/>
          <w:bCs/>
        </w:rPr>
        <w:t>17</w:t>
      </w:r>
      <w:r>
        <w:rPr>
          <w:b/>
          <w:bCs/>
        </w:rPr>
        <w:tab/>
      </w:r>
      <w:r>
        <w:rPr>
          <w:b/>
          <w:bCs/>
        </w:rPr>
        <w:tab/>
      </w:r>
      <w:r w:rsidRPr="00E75B17">
        <w:t>Permitted Occupiers</w:t>
      </w:r>
      <w:r>
        <w:rPr>
          <w:b/>
          <w:bCs/>
        </w:rPr>
        <w:t xml:space="preserve"> </w:t>
      </w:r>
    </w:p>
    <w:p w14:paraId="24585A5E" w14:textId="77777777" w:rsidR="007C2A13" w:rsidRDefault="007C2A13" w:rsidP="00841F01">
      <w:pPr>
        <w:pStyle w:val="BodyText"/>
        <w:ind w:left="103"/>
      </w:pPr>
    </w:p>
    <w:p w14:paraId="5974E48D" w14:textId="73CCD93A" w:rsidR="007C2A13" w:rsidRDefault="00E75B17" w:rsidP="00841F01">
      <w:pPr>
        <w:pStyle w:val="BodyText"/>
        <w:ind w:left="103"/>
      </w:pPr>
      <w:r>
        <w:rPr>
          <w:b/>
          <w:bCs/>
        </w:rPr>
        <w:t>18</w:t>
      </w:r>
      <w:r w:rsidR="007C2A13">
        <w:tab/>
      </w:r>
      <w:r>
        <w:tab/>
      </w:r>
      <w:r w:rsidR="007C2A13">
        <w:t>Signature</w:t>
      </w:r>
    </w:p>
    <w:p w14:paraId="3724F5CE" w14:textId="77777777" w:rsidR="00E75B17" w:rsidRDefault="00E75B17" w:rsidP="00841F01">
      <w:pPr>
        <w:pStyle w:val="BodyText"/>
        <w:ind w:left="103"/>
      </w:pPr>
    </w:p>
    <w:p w14:paraId="5466B43D" w14:textId="68483812" w:rsidR="00E75B17" w:rsidRDefault="00E75B17" w:rsidP="00841F01">
      <w:pPr>
        <w:pStyle w:val="BodyText"/>
        <w:ind w:left="103"/>
      </w:pPr>
      <w:r w:rsidRPr="00E75B17">
        <w:rPr>
          <w:b/>
          <w:bCs/>
        </w:rPr>
        <w:t>19</w:t>
      </w:r>
      <w:r>
        <w:t xml:space="preserve"> </w:t>
      </w:r>
      <w:r>
        <w:tab/>
      </w:r>
      <w:r>
        <w:tab/>
        <w:t>Special Terms and Conditions</w:t>
      </w:r>
      <w:r w:rsidR="007049AB">
        <w:t xml:space="preserve"> (if applicable)</w:t>
      </w:r>
    </w:p>
    <w:p w14:paraId="36AFCB49" w14:textId="77777777" w:rsidR="007C2A13" w:rsidRDefault="007C2A13" w:rsidP="00841F01">
      <w:pPr>
        <w:pStyle w:val="BodyText"/>
        <w:ind w:left="103"/>
      </w:pPr>
    </w:p>
    <w:p w14:paraId="3CCF3A24" w14:textId="77777777" w:rsidR="007C2A13" w:rsidRDefault="007C2A13" w:rsidP="00841F01">
      <w:pPr>
        <w:pStyle w:val="BodyText"/>
        <w:ind w:left="103"/>
      </w:pPr>
    </w:p>
    <w:p w14:paraId="258E7B72" w14:textId="77777777" w:rsidR="007C2A13" w:rsidRDefault="007C2A13" w:rsidP="00841F01">
      <w:pPr>
        <w:pStyle w:val="BodyText"/>
        <w:ind w:left="103"/>
      </w:pPr>
    </w:p>
    <w:p w14:paraId="569A1241" w14:textId="77777777" w:rsidR="007C2A13" w:rsidRDefault="007C2A13" w:rsidP="00841F01">
      <w:pPr>
        <w:pStyle w:val="BodyText"/>
        <w:ind w:left="103"/>
      </w:pPr>
    </w:p>
    <w:p w14:paraId="7949ED72" w14:textId="77777777" w:rsidR="007C2A13" w:rsidRDefault="007C2A13" w:rsidP="00841F01">
      <w:pPr>
        <w:pStyle w:val="BodyText"/>
        <w:ind w:left="103"/>
      </w:pPr>
    </w:p>
    <w:p w14:paraId="0F53A837" w14:textId="77777777" w:rsidR="007C2A13" w:rsidRDefault="007C2A13" w:rsidP="00841F01">
      <w:pPr>
        <w:pStyle w:val="BodyText"/>
        <w:ind w:left="103"/>
      </w:pPr>
    </w:p>
    <w:p w14:paraId="33AC52DB" w14:textId="77777777" w:rsidR="007C2A13" w:rsidRDefault="007C2A13" w:rsidP="00841F01">
      <w:pPr>
        <w:pStyle w:val="BodyText"/>
        <w:ind w:left="103"/>
      </w:pPr>
    </w:p>
    <w:p w14:paraId="37D51F4B" w14:textId="77777777" w:rsidR="007C2A13" w:rsidRDefault="007C2A13" w:rsidP="00841F01">
      <w:pPr>
        <w:pStyle w:val="BodyText"/>
        <w:ind w:left="103"/>
      </w:pPr>
    </w:p>
    <w:p w14:paraId="52C0EEB4" w14:textId="77777777" w:rsidR="007C2A13" w:rsidRDefault="007C2A13" w:rsidP="00841F01">
      <w:pPr>
        <w:pStyle w:val="BodyText"/>
        <w:ind w:left="103"/>
      </w:pPr>
    </w:p>
    <w:p w14:paraId="5BBCFD5D" w14:textId="77777777" w:rsidR="007C2A13" w:rsidRDefault="007C2A13" w:rsidP="00841F01">
      <w:pPr>
        <w:pStyle w:val="BodyText"/>
        <w:ind w:left="103"/>
      </w:pPr>
    </w:p>
    <w:p w14:paraId="04766F51" w14:textId="77777777" w:rsidR="00DB05E9" w:rsidRDefault="00DB05E9" w:rsidP="00841F01">
      <w:pPr>
        <w:sectPr w:rsidR="00DB05E9">
          <w:type w:val="continuous"/>
          <w:pgSz w:w="11910" w:h="16840"/>
          <w:pgMar w:top="1580" w:right="1180" w:bottom="280" w:left="1200" w:header="720" w:footer="720" w:gutter="0"/>
          <w:cols w:space="720"/>
        </w:sectPr>
      </w:pPr>
    </w:p>
    <w:p w14:paraId="4E9932BE" w14:textId="77777777" w:rsidR="00DB05E9" w:rsidRDefault="00221F65" w:rsidP="00841F01">
      <w:pPr>
        <w:pStyle w:val="Heading3"/>
      </w:pPr>
      <w:r>
        <w:rPr>
          <w:color w:val="008453"/>
        </w:rPr>
        <w:lastRenderedPageBreak/>
        <w:t>SUMMARY OF AGREEMENT</w:t>
      </w:r>
    </w:p>
    <w:p w14:paraId="663C8554" w14:textId="77777777" w:rsidR="00DB05E9" w:rsidRDefault="00DB05E9" w:rsidP="00841F01">
      <w:pPr>
        <w:pStyle w:val="BodyText"/>
        <w:spacing w:before="2"/>
        <w:rPr>
          <w:rFonts w:ascii="Comfortaa"/>
          <w:sz w:val="15"/>
        </w:rPr>
      </w:pPr>
    </w:p>
    <w:tbl>
      <w:tblPr>
        <w:tblW w:w="0" w:type="auto"/>
        <w:tblInd w:w="118"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954"/>
        <w:gridCol w:w="7328"/>
      </w:tblGrid>
      <w:tr w:rsidR="00DB05E9" w14:paraId="51BEBAD4" w14:textId="77777777">
        <w:trPr>
          <w:trHeight w:val="295"/>
        </w:trPr>
        <w:tc>
          <w:tcPr>
            <w:tcW w:w="1954" w:type="dxa"/>
          </w:tcPr>
          <w:p w14:paraId="3AD3CD58" w14:textId="77777777" w:rsidR="00DB05E9" w:rsidRDefault="00221F65" w:rsidP="00841F01">
            <w:pPr>
              <w:pStyle w:val="TableParagraph"/>
              <w:rPr>
                <w:sz w:val="20"/>
              </w:rPr>
            </w:pPr>
            <w:r>
              <w:rPr>
                <w:color w:val="231F20"/>
                <w:sz w:val="20"/>
              </w:rPr>
              <w:t>Landlord(s)</w:t>
            </w:r>
          </w:p>
        </w:tc>
        <w:tc>
          <w:tcPr>
            <w:tcW w:w="7328" w:type="dxa"/>
          </w:tcPr>
          <w:p w14:paraId="6A797D09" w14:textId="77777777" w:rsidR="00DB05E9" w:rsidRPr="00E116CC" w:rsidRDefault="00221F65" w:rsidP="00841F01">
            <w:pPr>
              <w:pStyle w:val="TableParagraph"/>
              <w:rPr>
                <w:sz w:val="20"/>
                <w:highlight w:val="yellow"/>
              </w:rPr>
            </w:pPr>
            <w:r w:rsidRPr="00E116CC">
              <w:rPr>
                <w:color w:val="231F20"/>
                <w:sz w:val="20"/>
                <w:highlight w:val="yellow"/>
              </w:rPr>
              <w:t>insert name(s)</w:t>
            </w:r>
          </w:p>
        </w:tc>
      </w:tr>
      <w:tr w:rsidR="00DB05E9" w14:paraId="1C289B49" w14:textId="77777777">
        <w:trPr>
          <w:trHeight w:val="295"/>
        </w:trPr>
        <w:tc>
          <w:tcPr>
            <w:tcW w:w="1954" w:type="dxa"/>
          </w:tcPr>
          <w:p w14:paraId="1D123AD3" w14:textId="77777777" w:rsidR="00DB05E9" w:rsidRDefault="00221F65" w:rsidP="00841F01">
            <w:pPr>
              <w:pStyle w:val="TableParagraph"/>
              <w:rPr>
                <w:sz w:val="20"/>
              </w:rPr>
            </w:pPr>
            <w:r>
              <w:rPr>
                <w:color w:val="231F20"/>
                <w:sz w:val="20"/>
              </w:rPr>
              <w:t>Tenant(s)</w:t>
            </w:r>
          </w:p>
        </w:tc>
        <w:tc>
          <w:tcPr>
            <w:tcW w:w="7328" w:type="dxa"/>
          </w:tcPr>
          <w:p w14:paraId="5F676207" w14:textId="77777777" w:rsidR="00DB05E9" w:rsidRPr="00E116CC" w:rsidRDefault="00221F65" w:rsidP="00841F01">
            <w:pPr>
              <w:pStyle w:val="TableParagraph"/>
              <w:rPr>
                <w:sz w:val="20"/>
                <w:highlight w:val="yellow"/>
              </w:rPr>
            </w:pPr>
            <w:r w:rsidRPr="00E116CC">
              <w:rPr>
                <w:color w:val="231F20"/>
                <w:sz w:val="20"/>
                <w:highlight w:val="yellow"/>
              </w:rPr>
              <w:t>insert name(s)</w:t>
            </w:r>
          </w:p>
        </w:tc>
      </w:tr>
      <w:tr w:rsidR="00DB05E9" w14:paraId="100EC650" w14:textId="77777777">
        <w:trPr>
          <w:trHeight w:val="295"/>
        </w:trPr>
        <w:tc>
          <w:tcPr>
            <w:tcW w:w="1954" w:type="dxa"/>
          </w:tcPr>
          <w:p w14:paraId="5CD9F2D8" w14:textId="77777777" w:rsidR="00DB05E9" w:rsidRDefault="00221F65" w:rsidP="00841F01">
            <w:pPr>
              <w:pStyle w:val="TableParagraph"/>
              <w:rPr>
                <w:sz w:val="20"/>
              </w:rPr>
            </w:pPr>
            <w:r>
              <w:rPr>
                <w:color w:val="231F20"/>
                <w:sz w:val="20"/>
              </w:rPr>
              <w:t>Permitted Occupier(s)</w:t>
            </w:r>
          </w:p>
        </w:tc>
        <w:tc>
          <w:tcPr>
            <w:tcW w:w="7328" w:type="dxa"/>
          </w:tcPr>
          <w:p w14:paraId="30463292" w14:textId="77777777" w:rsidR="00DB05E9" w:rsidRPr="00E116CC" w:rsidRDefault="00221F65" w:rsidP="00841F01">
            <w:pPr>
              <w:pStyle w:val="TableParagraph"/>
              <w:rPr>
                <w:sz w:val="20"/>
                <w:highlight w:val="yellow"/>
              </w:rPr>
            </w:pPr>
            <w:r w:rsidRPr="00E116CC">
              <w:rPr>
                <w:color w:val="231F20"/>
                <w:sz w:val="20"/>
                <w:highlight w:val="yellow"/>
              </w:rPr>
              <w:t>insert name(s)</w:t>
            </w:r>
          </w:p>
        </w:tc>
      </w:tr>
      <w:tr w:rsidR="00DB05E9" w14:paraId="391AA944" w14:textId="77777777">
        <w:trPr>
          <w:trHeight w:val="295"/>
        </w:trPr>
        <w:tc>
          <w:tcPr>
            <w:tcW w:w="1954" w:type="dxa"/>
          </w:tcPr>
          <w:p w14:paraId="21DA922D" w14:textId="77777777" w:rsidR="00DB05E9" w:rsidRDefault="00221F65" w:rsidP="00841F01">
            <w:pPr>
              <w:pStyle w:val="TableParagraph"/>
              <w:rPr>
                <w:sz w:val="20"/>
              </w:rPr>
            </w:pPr>
            <w:r>
              <w:rPr>
                <w:color w:val="231F20"/>
                <w:sz w:val="20"/>
              </w:rPr>
              <w:t>Guarantor(s)</w:t>
            </w:r>
          </w:p>
        </w:tc>
        <w:tc>
          <w:tcPr>
            <w:tcW w:w="7328" w:type="dxa"/>
          </w:tcPr>
          <w:p w14:paraId="59269B24" w14:textId="77777777" w:rsidR="00DB05E9" w:rsidRPr="00E116CC" w:rsidRDefault="00221F65" w:rsidP="00841F01">
            <w:pPr>
              <w:pStyle w:val="TableParagraph"/>
              <w:rPr>
                <w:sz w:val="20"/>
                <w:highlight w:val="yellow"/>
              </w:rPr>
            </w:pPr>
            <w:r w:rsidRPr="00E116CC">
              <w:rPr>
                <w:color w:val="231F20"/>
                <w:sz w:val="20"/>
                <w:highlight w:val="yellow"/>
              </w:rPr>
              <w:t>insert name(s)</w:t>
            </w:r>
          </w:p>
        </w:tc>
      </w:tr>
      <w:tr w:rsidR="00DB05E9" w14:paraId="6310F333" w14:textId="77777777">
        <w:trPr>
          <w:trHeight w:val="295"/>
        </w:trPr>
        <w:tc>
          <w:tcPr>
            <w:tcW w:w="1954" w:type="dxa"/>
          </w:tcPr>
          <w:p w14:paraId="4EDC72D7" w14:textId="77777777" w:rsidR="00DB05E9" w:rsidRDefault="00221F65" w:rsidP="00841F01">
            <w:pPr>
              <w:pStyle w:val="TableParagraph"/>
              <w:rPr>
                <w:sz w:val="20"/>
              </w:rPr>
            </w:pPr>
            <w:r>
              <w:rPr>
                <w:color w:val="231F20"/>
                <w:sz w:val="20"/>
              </w:rPr>
              <w:t>Premises</w:t>
            </w:r>
          </w:p>
        </w:tc>
        <w:tc>
          <w:tcPr>
            <w:tcW w:w="7328" w:type="dxa"/>
          </w:tcPr>
          <w:p w14:paraId="7A2E7379" w14:textId="77777777" w:rsidR="00DB05E9" w:rsidRPr="00E116CC" w:rsidRDefault="00221F65" w:rsidP="00841F01">
            <w:pPr>
              <w:pStyle w:val="TableParagraph"/>
              <w:rPr>
                <w:sz w:val="20"/>
                <w:highlight w:val="yellow"/>
              </w:rPr>
            </w:pPr>
            <w:r w:rsidRPr="00E116CC">
              <w:rPr>
                <w:color w:val="231F20"/>
                <w:sz w:val="20"/>
                <w:highlight w:val="yellow"/>
              </w:rPr>
              <w:t>insert Premises</w:t>
            </w:r>
          </w:p>
        </w:tc>
      </w:tr>
      <w:tr w:rsidR="00DB05E9" w14:paraId="3CAD3676" w14:textId="77777777">
        <w:trPr>
          <w:trHeight w:val="295"/>
        </w:trPr>
        <w:tc>
          <w:tcPr>
            <w:tcW w:w="1954" w:type="dxa"/>
          </w:tcPr>
          <w:p w14:paraId="1C4ECA50" w14:textId="77777777" w:rsidR="00DB05E9" w:rsidRDefault="00221F65" w:rsidP="00841F01">
            <w:pPr>
              <w:pStyle w:val="TableParagraph"/>
              <w:rPr>
                <w:sz w:val="20"/>
              </w:rPr>
            </w:pPr>
            <w:r>
              <w:rPr>
                <w:color w:val="231F20"/>
                <w:sz w:val="20"/>
              </w:rPr>
              <w:t>Rent</w:t>
            </w:r>
          </w:p>
        </w:tc>
        <w:tc>
          <w:tcPr>
            <w:tcW w:w="7328" w:type="dxa"/>
          </w:tcPr>
          <w:p w14:paraId="15B4304A" w14:textId="77777777" w:rsidR="00DB05E9" w:rsidRPr="00E116CC" w:rsidRDefault="00221F65" w:rsidP="00841F01">
            <w:pPr>
              <w:pStyle w:val="TableParagraph"/>
              <w:rPr>
                <w:sz w:val="20"/>
                <w:highlight w:val="yellow"/>
              </w:rPr>
            </w:pPr>
            <w:r w:rsidRPr="00E116CC">
              <w:rPr>
                <w:color w:val="231F20"/>
                <w:sz w:val="20"/>
                <w:highlight w:val="yellow"/>
              </w:rPr>
              <w:t>£0,000.00</w:t>
            </w:r>
          </w:p>
        </w:tc>
      </w:tr>
      <w:tr w:rsidR="00DB05E9" w14:paraId="197AF4DB" w14:textId="77777777">
        <w:trPr>
          <w:trHeight w:val="295"/>
        </w:trPr>
        <w:tc>
          <w:tcPr>
            <w:tcW w:w="1954" w:type="dxa"/>
          </w:tcPr>
          <w:p w14:paraId="5C0F33D1" w14:textId="77777777" w:rsidR="00DB05E9" w:rsidRDefault="00221F65" w:rsidP="00841F01">
            <w:pPr>
              <w:pStyle w:val="TableParagraph"/>
              <w:rPr>
                <w:sz w:val="20"/>
              </w:rPr>
            </w:pPr>
            <w:r>
              <w:rPr>
                <w:color w:val="231F20"/>
                <w:sz w:val="20"/>
              </w:rPr>
              <w:t>Rent Due Date</w:t>
            </w:r>
          </w:p>
        </w:tc>
        <w:tc>
          <w:tcPr>
            <w:tcW w:w="7328" w:type="dxa"/>
          </w:tcPr>
          <w:p w14:paraId="4E43C8CB" w14:textId="77777777" w:rsidR="00DB05E9" w:rsidRPr="00E116CC" w:rsidRDefault="00221F65" w:rsidP="00841F01">
            <w:pPr>
              <w:pStyle w:val="TableParagraph"/>
              <w:rPr>
                <w:sz w:val="20"/>
                <w:highlight w:val="yellow"/>
              </w:rPr>
            </w:pPr>
            <w:r w:rsidRPr="00E116CC">
              <w:rPr>
                <w:color w:val="231F20"/>
                <w:sz w:val="20"/>
                <w:highlight w:val="yellow"/>
              </w:rPr>
              <w:t>insert date</w:t>
            </w:r>
          </w:p>
        </w:tc>
      </w:tr>
      <w:tr w:rsidR="00DB05E9" w14:paraId="79BD7332" w14:textId="77777777">
        <w:trPr>
          <w:trHeight w:val="295"/>
        </w:trPr>
        <w:tc>
          <w:tcPr>
            <w:tcW w:w="1954" w:type="dxa"/>
          </w:tcPr>
          <w:p w14:paraId="1D10389F" w14:textId="77777777" w:rsidR="00DB05E9" w:rsidRDefault="00221F65" w:rsidP="00841F01">
            <w:pPr>
              <w:pStyle w:val="TableParagraph"/>
              <w:rPr>
                <w:sz w:val="20"/>
              </w:rPr>
            </w:pPr>
            <w:r>
              <w:rPr>
                <w:color w:val="231F20"/>
                <w:sz w:val="20"/>
              </w:rPr>
              <w:t>Deposit</w:t>
            </w:r>
          </w:p>
        </w:tc>
        <w:tc>
          <w:tcPr>
            <w:tcW w:w="7328" w:type="dxa"/>
          </w:tcPr>
          <w:p w14:paraId="1258F50B" w14:textId="77777777" w:rsidR="00DB05E9" w:rsidRPr="00E116CC" w:rsidRDefault="00221F65" w:rsidP="00841F01">
            <w:pPr>
              <w:pStyle w:val="TableParagraph"/>
              <w:rPr>
                <w:sz w:val="20"/>
                <w:highlight w:val="yellow"/>
              </w:rPr>
            </w:pPr>
            <w:r w:rsidRPr="00E116CC">
              <w:rPr>
                <w:color w:val="231F20"/>
                <w:sz w:val="20"/>
                <w:highlight w:val="yellow"/>
              </w:rPr>
              <w:t>£0,000.00</w:t>
            </w:r>
          </w:p>
        </w:tc>
      </w:tr>
      <w:tr w:rsidR="00DB05E9" w14:paraId="01BC313D" w14:textId="77777777">
        <w:trPr>
          <w:trHeight w:val="295"/>
        </w:trPr>
        <w:tc>
          <w:tcPr>
            <w:tcW w:w="1954" w:type="dxa"/>
          </w:tcPr>
          <w:p w14:paraId="224A5A20" w14:textId="77777777" w:rsidR="00DB05E9" w:rsidRDefault="00221F65" w:rsidP="00841F01">
            <w:pPr>
              <w:pStyle w:val="TableParagraph"/>
              <w:rPr>
                <w:sz w:val="20"/>
              </w:rPr>
            </w:pPr>
            <w:r>
              <w:rPr>
                <w:color w:val="231F20"/>
                <w:sz w:val="20"/>
              </w:rPr>
              <w:t>Commencement Date</w:t>
            </w:r>
          </w:p>
        </w:tc>
        <w:tc>
          <w:tcPr>
            <w:tcW w:w="7328" w:type="dxa"/>
          </w:tcPr>
          <w:p w14:paraId="19703C0B" w14:textId="77777777" w:rsidR="00DB05E9" w:rsidRPr="00E116CC" w:rsidRDefault="00221F65" w:rsidP="00841F01">
            <w:pPr>
              <w:pStyle w:val="TableParagraph"/>
              <w:rPr>
                <w:sz w:val="20"/>
                <w:highlight w:val="yellow"/>
              </w:rPr>
            </w:pPr>
            <w:r w:rsidRPr="00E116CC">
              <w:rPr>
                <w:color w:val="231F20"/>
                <w:sz w:val="20"/>
                <w:highlight w:val="yellow"/>
              </w:rPr>
              <w:t>insert date</w:t>
            </w:r>
          </w:p>
        </w:tc>
      </w:tr>
      <w:tr w:rsidR="00DB05E9" w14:paraId="70A8C5CC" w14:textId="77777777">
        <w:trPr>
          <w:trHeight w:val="295"/>
        </w:trPr>
        <w:tc>
          <w:tcPr>
            <w:tcW w:w="1954" w:type="dxa"/>
          </w:tcPr>
          <w:p w14:paraId="2BB9B054" w14:textId="77777777" w:rsidR="00DB05E9" w:rsidRDefault="00221F65" w:rsidP="00841F01">
            <w:pPr>
              <w:pStyle w:val="TableParagraph"/>
              <w:rPr>
                <w:sz w:val="20"/>
              </w:rPr>
            </w:pPr>
            <w:r>
              <w:rPr>
                <w:color w:val="231F20"/>
                <w:sz w:val="20"/>
              </w:rPr>
              <w:t>Expiry Date</w:t>
            </w:r>
          </w:p>
        </w:tc>
        <w:tc>
          <w:tcPr>
            <w:tcW w:w="7328" w:type="dxa"/>
          </w:tcPr>
          <w:p w14:paraId="0DAE3EB8" w14:textId="77777777" w:rsidR="00DB05E9" w:rsidRPr="00E116CC" w:rsidRDefault="00221F65" w:rsidP="00841F01">
            <w:pPr>
              <w:pStyle w:val="TableParagraph"/>
              <w:rPr>
                <w:sz w:val="20"/>
                <w:highlight w:val="yellow"/>
              </w:rPr>
            </w:pPr>
            <w:r w:rsidRPr="00E116CC">
              <w:rPr>
                <w:color w:val="231F20"/>
                <w:sz w:val="20"/>
                <w:highlight w:val="yellow"/>
              </w:rPr>
              <w:t xml:space="preserve">insert date </w:t>
            </w:r>
            <w:r w:rsidRPr="00776F11">
              <w:rPr>
                <w:color w:val="231F20"/>
                <w:sz w:val="20"/>
              </w:rPr>
              <w:t>and thereafter from month-to-month.</w:t>
            </w:r>
          </w:p>
        </w:tc>
      </w:tr>
      <w:tr w:rsidR="007C2A13" w14:paraId="042643C7" w14:textId="77777777">
        <w:trPr>
          <w:trHeight w:val="295"/>
        </w:trPr>
        <w:tc>
          <w:tcPr>
            <w:tcW w:w="1954" w:type="dxa"/>
          </w:tcPr>
          <w:p w14:paraId="194125E6" w14:textId="4BCD271B" w:rsidR="007C2A13" w:rsidRDefault="007C2A13" w:rsidP="00841F01">
            <w:pPr>
              <w:pStyle w:val="TableParagraph"/>
              <w:rPr>
                <w:color w:val="231F20"/>
                <w:sz w:val="20"/>
              </w:rPr>
            </w:pPr>
            <w:r>
              <w:rPr>
                <w:color w:val="231F20"/>
                <w:sz w:val="20"/>
              </w:rPr>
              <w:t>Break Clause</w:t>
            </w:r>
          </w:p>
        </w:tc>
        <w:tc>
          <w:tcPr>
            <w:tcW w:w="7328" w:type="dxa"/>
          </w:tcPr>
          <w:p w14:paraId="7357A372" w14:textId="4B7E865A" w:rsidR="007C2A13" w:rsidRPr="00E116CC" w:rsidRDefault="007C2A13" w:rsidP="00841F01">
            <w:pPr>
              <w:pStyle w:val="TableParagraph"/>
              <w:rPr>
                <w:color w:val="231F20"/>
                <w:sz w:val="20"/>
                <w:highlight w:val="yellow"/>
              </w:rPr>
            </w:pPr>
            <w:r>
              <w:rPr>
                <w:color w:val="231F20"/>
                <w:sz w:val="20"/>
                <w:highlight w:val="yellow"/>
              </w:rPr>
              <w:t>Yes/No (when?)</w:t>
            </w:r>
          </w:p>
        </w:tc>
      </w:tr>
    </w:tbl>
    <w:p w14:paraId="15B922B7" w14:textId="77777777" w:rsidR="00DB05E9" w:rsidRDefault="00DB05E9" w:rsidP="00841F01">
      <w:pPr>
        <w:pStyle w:val="BodyText"/>
        <w:spacing w:before="7"/>
        <w:rPr>
          <w:rFonts w:ascii="Comfortaa"/>
          <w:sz w:val="27"/>
        </w:rPr>
      </w:pPr>
    </w:p>
    <w:p w14:paraId="7A7586D7" w14:textId="77777777" w:rsidR="00DB05E9" w:rsidRDefault="00221F65" w:rsidP="00841F01">
      <w:pPr>
        <w:ind w:left="103"/>
        <w:rPr>
          <w:rFonts w:ascii="Comfortaa"/>
        </w:rPr>
      </w:pPr>
      <w:r>
        <w:rPr>
          <w:rFonts w:ascii="Comfortaa"/>
          <w:color w:val="008453"/>
          <w:spacing w:val="13"/>
        </w:rPr>
        <w:t>DEFINITIONS</w:t>
      </w:r>
    </w:p>
    <w:p w14:paraId="761AF04F" w14:textId="77777777" w:rsidR="00471EEA" w:rsidRDefault="00471EEA" w:rsidP="00841F01">
      <w:pPr>
        <w:pStyle w:val="BodyText"/>
        <w:spacing w:before="9"/>
        <w:rPr>
          <w:b/>
          <w:color w:val="231F20"/>
          <w:sz w:val="22"/>
          <w:szCs w:val="22"/>
        </w:rPr>
      </w:pPr>
    </w:p>
    <w:p w14:paraId="56E6E790" w14:textId="72BB304A" w:rsidR="00471EEA" w:rsidRDefault="00471EEA" w:rsidP="00841F01">
      <w:pPr>
        <w:pStyle w:val="Heading2"/>
      </w:pPr>
      <w:r>
        <w:t>The Premises</w:t>
      </w:r>
    </w:p>
    <w:p w14:paraId="008140A6" w14:textId="4D97E2DC" w:rsidR="00471EEA" w:rsidRPr="00471EEA" w:rsidRDefault="00471EEA" w:rsidP="00841F01">
      <w:pPr>
        <w:pStyle w:val="BodyText"/>
        <w:ind w:left="142"/>
      </w:pPr>
      <w:r w:rsidRPr="00471EEA">
        <w:t xml:space="preserve">References to "the Premises" include reference to any part or parts of the Premises and the curtilage of the same together with the garden, garage and parking space (if applicable) but excluding </w:t>
      </w:r>
      <w:r w:rsidRPr="00471EEA">
        <w:rPr>
          <w:highlight w:val="yellow"/>
        </w:rPr>
        <w:t>[add any parts excluded from tenancy].</w:t>
      </w:r>
    </w:p>
    <w:p w14:paraId="7398F264" w14:textId="77777777" w:rsidR="00471EEA" w:rsidRDefault="00471EEA" w:rsidP="00841F01">
      <w:pPr>
        <w:pStyle w:val="BodyText"/>
        <w:ind w:left="142"/>
      </w:pPr>
    </w:p>
    <w:p w14:paraId="3FEC6762" w14:textId="66710E92" w:rsidR="00471EEA" w:rsidRDefault="00471EEA" w:rsidP="00841F01">
      <w:pPr>
        <w:pStyle w:val="Heading2"/>
      </w:pPr>
      <w:r>
        <w:t>The Agreement</w:t>
      </w:r>
    </w:p>
    <w:p w14:paraId="7999E35D" w14:textId="0BE88DEA" w:rsidR="00471EEA" w:rsidRPr="00471EEA" w:rsidRDefault="00471EEA" w:rsidP="00841F01">
      <w:pPr>
        <w:pStyle w:val="BodyText"/>
        <w:ind w:left="142"/>
      </w:pPr>
      <w:r w:rsidRPr="00471EEA">
        <w:t>References to “Agreement” or “the Agreement” are to this tenancy agreement.</w:t>
      </w:r>
    </w:p>
    <w:p w14:paraId="1FB4566F" w14:textId="77777777" w:rsidR="00471EEA" w:rsidRDefault="00471EEA" w:rsidP="00841F01">
      <w:pPr>
        <w:pStyle w:val="BodyText"/>
        <w:ind w:left="142"/>
      </w:pPr>
    </w:p>
    <w:p w14:paraId="52E5AE93" w14:textId="73BA7740" w:rsidR="00471EEA" w:rsidRPr="00471EEA" w:rsidRDefault="00471EEA" w:rsidP="00841F01">
      <w:pPr>
        <w:pStyle w:val="Heading2"/>
      </w:pPr>
      <w:r>
        <w:t>Fixtures and Fittings</w:t>
      </w:r>
    </w:p>
    <w:p w14:paraId="646491B3" w14:textId="77777777" w:rsidR="00471EEA" w:rsidRPr="00471EEA" w:rsidRDefault="00471EEA" w:rsidP="00841F01">
      <w:pPr>
        <w:pStyle w:val="BodyText"/>
        <w:ind w:left="142"/>
      </w:pPr>
      <w:r w:rsidRPr="00471EEA">
        <w:t>References to the "Fixtures and Fittings" means all items contained in the Inventory and signed on behalf of the parties at the commencement of the Agreement or any items replacing them, including reference to any of the fixtures, fittings, furnishings or effects, floor, ceiling and wall coverings.</w:t>
      </w:r>
    </w:p>
    <w:p w14:paraId="013674C5" w14:textId="77777777" w:rsidR="00471EEA" w:rsidRDefault="00471EEA" w:rsidP="00841F01">
      <w:pPr>
        <w:pStyle w:val="BodyText"/>
        <w:ind w:left="142"/>
      </w:pPr>
    </w:p>
    <w:p w14:paraId="538D949B" w14:textId="0D33A19F" w:rsidR="00471EEA" w:rsidRPr="00471EEA" w:rsidRDefault="00471EEA" w:rsidP="00841F01">
      <w:pPr>
        <w:pStyle w:val="Heading2"/>
      </w:pPr>
      <w:r>
        <w:t>The Term/Tenancy</w:t>
      </w:r>
    </w:p>
    <w:p w14:paraId="212A5CE5" w14:textId="374647E0" w:rsidR="00471EEA" w:rsidRPr="00471EEA" w:rsidRDefault="00471EEA" w:rsidP="00841F01">
      <w:pPr>
        <w:pStyle w:val="BodyText"/>
        <w:ind w:left="142"/>
      </w:pPr>
      <w:r w:rsidRPr="00471EEA">
        <w:t>References to "the Term" or "the Tenancy" include any extension or continuation of the Agreement or any statutory periodic tenancy which may arise following the expiry or determination of the period of the Term specified in</w:t>
      </w:r>
      <w:r>
        <w:tab/>
      </w:r>
      <w:r w:rsidRPr="00471EEA">
        <w:t xml:space="preserve"> clause 2.</w:t>
      </w:r>
    </w:p>
    <w:p w14:paraId="713A80ED" w14:textId="77777777" w:rsidR="00471EEA" w:rsidRDefault="00471EEA" w:rsidP="00841F01">
      <w:pPr>
        <w:pStyle w:val="BodyText"/>
        <w:ind w:left="142"/>
      </w:pPr>
    </w:p>
    <w:p w14:paraId="1DCEEBCA" w14:textId="32EA6C5B" w:rsidR="00471EEA" w:rsidRPr="00471EEA" w:rsidRDefault="00471EEA" w:rsidP="00841F01">
      <w:pPr>
        <w:pStyle w:val="Heading2"/>
      </w:pPr>
      <w:r>
        <w:t>Water Charges</w:t>
      </w:r>
    </w:p>
    <w:p w14:paraId="6C70F13A" w14:textId="77777777" w:rsidR="00471EEA" w:rsidRPr="00471EEA" w:rsidRDefault="00471EEA" w:rsidP="00841F01">
      <w:pPr>
        <w:pStyle w:val="BodyText"/>
        <w:ind w:left="142"/>
      </w:pPr>
      <w:r w:rsidRPr="00471EEA">
        <w:t>References in this Agreement to "water charges" include references to sewerage and environmental service charges.</w:t>
      </w:r>
    </w:p>
    <w:p w14:paraId="43E340AC" w14:textId="77777777" w:rsidR="00471EEA" w:rsidRDefault="00471EEA" w:rsidP="00841F01">
      <w:pPr>
        <w:pStyle w:val="BodyText"/>
        <w:ind w:left="142"/>
      </w:pPr>
    </w:p>
    <w:p w14:paraId="35D4C149" w14:textId="4A39534B" w:rsidR="00471EEA" w:rsidRPr="00471EEA" w:rsidRDefault="00471EEA" w:rsidP="00841F01">
      <w:pPr>
        <w:pStyle w:val="Heading2"/>
      </w:pPr>
      <w:r>
        <w:t>The Deposit</w:t>
      </w:r>
    </w:p>
    <w:p w14:paraId="0034D10B" w14:textId="77777777" w:rsidR="00471EEA" w:rsidRPr="00471EEA" w:rsidRDefault="00471EEA" w:rsidP="00841F01">
      <w:pPr>
        <w:pStyle w:val="BodyText"/>
        <w:ind w:left="142"/>
      </w:pPr>
      <w:r w:rsidRPr="00471EEA">
        <w:t>“the Deposit” means any single amount of money paid by the Tenant or a third party to the Landlord or to the Agent under the Tenancy as security against the performance of the Tenant’s obligations under the Tenancy, the discharge of any liabilities, any damage to the Premises and/or non-payment of rent during the Tenancy.</w:t>
      </w:r>
      <w:r w:rsidRPr="00471EEA">
        <w:tab/>
      </w:r>
    </w:p>
    <w:p w14:paraId="05443C36" w14:textId="77777777" w:rsidR="00471EEA" w:rsidRPr="00471EEA" w:rsidRDefault="00471EEA" w:rsidP="00841F01">
      <w:pPr>
        <w:pStyle w:val="BodyText"/>
        <w:ind w:left="142"/>
      </w:pPr>
      <w:r w:rsidRPr="00471EEA">
        <w:t>Where the Deposit is held as “Stakeholder” no deductions can be made from the Deposit without consent, preferably in writing, from both parties, or from the court.</w:t>
      </w:r>
    </w:p>
    <w:p w14:paraId="25C6935A" w14:textId="77777777" w:rsidR="00471EEA" w:rsidRDefault="00471EEA" w:rsidP="00841F01">
      <w:pPr>
        <w:pStyle w:val="BodyText"/>
        <w:ind w:left="142"/>
      </w:pPr>
    </w:p>
    <w:p w14:paraId="727248B7" w14:textId="5097A6BC" w:rsidR="00471EEA" w:rsidRPr="00471EEA" w:rsidRDefault="00471EEA" w:rsidP="00841F01">
      <w:pPr>
        <w:pStyle w:val="Heading2"/>
      </w:pPr>
      <w:r>
        <w:t>Landlord</w:t>
      </w:r>
    </w:p>
    <w:p w14:paraId="4E0F9A3B" w14:textId="77777777" w:rsidR="00471EEA" w:rsidRPr="00471EEA" w:rsidRDefault="00471EEA" w:rsidP="00841F01">
      <w:pPr>
        <w:pStyle w:val="BodyText"/>
        <w:ind w:left="142"/>
      </w:pPr>
      <w:r w:rsidRPr="00471EEA">
        <w:t>The expression "Landlord" shall include anyone lawfully entitled to the Premises upon the termination of the Tenancy.</w:t>
      </w:r>
    </w:p>
    <w:p w14:paraId="479C9560" w14:textId="77777777" w:rsidR="00471EEA" w:rsidRDefault="00471EEA" w:rsidP="00841F01">
      <w:pPr>
        <w:pStyle w:val="BodyText"/>
        <w:ind w:left="142"/>
      </w:pPr>
    </w:p>
    <w:p w14:paraId="5F4C45F6" w14:textId="77777777" w:rsidR="00471EEA" w:rsidRDefault="00471EEA" w:rsidP="00841F01">
      <w:pPr>
        <w:pStyle w:val="BodyText"/>
        <w:ind w:left="142"/>
      </w:pPr>
    </w:p>
    <w:p w14:paraId="7DEFDF15" w14:textId="77777777" w:rsidR="00471EEA" w:rsidRDefault="00471EEA" w:rsidP="00841F01">
      <w:pPr>
        <w:pStyle w:val="BodyText"/>
        <w:ind w:left="142"/>
      </w:pPr>
    </w:p>
    <w:p w14:paraId="2D0BC160" w14:textId="77777777" w:rsidR="00471EEA" w:rsidRDefault="00471EEA" w:rsidP="00841F01">
      <w:pPr>
        <w:pStyle w:val="BodyText"/>
        <w:ind w:left="142"/>
      </w:pPr>
    </w:p>
    <w:p w14:paraId="06E3B33B" w14:textId="77777777" w:rsidR="00471EEA" w:rsidRDefault="00471EEA" w:rsidP="00841F01">
      <w:pPr>
        <w:pStyle w:val="BodyText"/>
        <w:ind w:left="142"/>
      </w:pPr>
    </w:p>
    <w:p w14:paraId="334B41E4" w14:textId="77777777" w:rsidR="00471EEA" w:rsidRDefault="00471EEA" w:rsidP="00841F01">
      <w:pPr>
        <w:pStyle w:val="BodyText"/>
        <w:ind w:left="142"/>
      </w:pPr>
    </w:p>
    <w:p w14:paraId="46006310" w14:textId="66CA90E6" w:rsidR="00471EEA" w:rsidRPr="00471EEA" w:rsidRDefault="00471EEA" w:rsidP="00841F01">
      <w:pPr>
        <w:pStyle w:val="Heading2"/>
      </w:pPr>
      <w:r>
        <w:lastRenderedPageBreak/>
        <w:t>The Agent</w:t>
      </w:r>
    </w:p>
    <w:p w14:paraId="5D1B4E0D" w14:textId="77777777" w:rsidR="00471EEA" w:rsidRPr="00471EEA" w:rsidRDefault="00471EEA" w:rsidP="00841F01">
      <w:pPr>
        <w:pStyle w:val="BodyText"/>
        <w:ind w:left="142"/>
      </w:pPr>
      <w:r w:rsidRPr="00471EEA">
        <w:t>"The Landlord’s Agent" or “Agent</w:t>
      </w:r>
      <w:r w:rsidRPr="00471EEA">
        <w:rPr>
          <w:highlight w:val="yellow"/>
        </w:rPr>
        <w:t>” means [name of Agent] of [address/N.B. registered office if Limited Company].</w:t>
      </w:r>
    </w:p>
    <w:p w14:paraId="0A2FB0F2" w14:textId="77777777" w:rsidR="00471EEA" w:rsidRPr="00471EEA" w:rsidRDefault="00471EEA" w:rsidP="00841F01">
      <w:pPr>
        <w:pStyle w:val="BodyText"/>
        <w:ind w:left="142"/>
      </w:pPr>
    </w:p>
    <w:p w14:paraId="44EAF942" w14:textId="7D931EE2" w:rsidR="00471EEA" w:rsidRDefault="00471EEA" w:rsidP="00841F01">
      <w:pPr>
        <w:pStyle w:val="Heading2"/>
      </w:pPr>
      <w:r>
        <w:t>Insurable Risks</w:t>
      </w:r>
    </w:p>
    <w:p w14:paraId="1B8DC969" w14:textId="62A3E73D" w:rsidR="00471EEA" w:rsidRPr="00471EEA" w:rsidRDefault="00471EEA" w:rsidP="00841F01">
      <w:pPr>
        <w:pStyle w:val="BodyText"/>
        <w:ind w:left="142"/>
      </w:pPr>
      <w:r w:rsidRPr="00471EEA">
        <w:t>"Insurable Risks" means fire, storm, tempest and such other perils that are included in the Landlord’s insurance policy if affected.</w:t>
      </w:r>
    </w:p>
    <w:p w14:paraId="29748DCC" w14:textId="77777777" w:rsidR="00471EEA" w:rsidRDefault="00471EEA" w:rsidP="00841F01">
      <w:pPr>
        <w:pStyle w:val="BodyText"/>
        <w:ind w:left="142"/>
      </w:pPr>
    </w:p>
    <w:p w14:paraId="23B5ACE5" w14:textId="325DF973" w:rsidR="00471EEA" w:rsidRPr="00471EEA" w:rsidRDefault="00471EEA" w:rsidP="00841F01">
      <w:pPr>
        <w:pStyle w:val="Heading2"/>
      </w:pPr>
      <w:r w:rsidRPr="00471EEA">
        <w:t>The Check-In Inventory and Schedule of Condition</w:t>
      </w:r>
    </w:p>
    <w:p w14:paraId="77709DFA" w14:textId="77777777" w:rsidR="00471EEA" w:rsidRPr="00471EEA" w:rsidRDefault="00471EEA" w:rsidP="00841F01">
      <w:pPr>
        <w:pStyle w:val="BodyText"/>
        <w:ind w:left="142"/>
      </w:pPr>
      <w:r w:rsidRPr="00471EEA">
        <w:t>"The Check-In Inventory and Schedule of Condition", “Inventory” means the document drawn up prior to the commencement of the Tenancy by the Landlord, the Landlord’s Agent or an inventory clerk.</w:t>
      </w:r>
    </w:p>
    <w:p w14:paraId="36697BFA" w14:textId="77777777" w:rsidR="00471EEA" w:rsidRDefault="00471EEA" w:rsidP="00841F01">
      <w:pPr>
        <w:pStyle w:val="BodyText"/>
        <w:ind w:left="142"/>
      </w:pPr>
    </w:p>
    <w:p w14:paraId="1DF35669" w14:textId="3F30F922" w:rsidR="00471EEA" w:rsidRPr="00471EEA" w:rsidRDefault="00471EEA" w:rsidP="00841F01">
      <w:pPr>
        <w:pStyle w:val="Heading2"/>
      </w:pPr>
      <w:r>
        <w:t>The Tenant</w:t>
      </w:r>
    </w:p>
    <w:p w14:paraId="07C5FEEA" w14:textId="77777777" w:rsidR="00471EEA" w:rsidRPr="00471EEA" w:rsidRDefault="00471EEA" w:rsidP="00841F01">
      <w:pPr>
        <w:pStyle w:val="BodyText"/>
        <w:ind w:left="142"/>
      </w:pPr>
      <w:r w:rsidRPr="00471EEA">
        <w:t>"The Tenant" includes anyone to whom the Tenancy has been lawfully transferred.</w:t>
      </w:r>
    </w:p>
    <w:p w14:paraId="51D1095C" w14:textId="77777777" w:rsidR="00471EEA" w:rsidRDefault="00471EEA" w:rsidP="00841F01">
      <w:pPr>
        <w:pStyle w:val="BodyText"/>
        <w:ind w:left="142"/>
      </w:pPr>
    </w:p>
    <w:p w14:paraId="15D68209" w14:textId="539AA436" w:rsidR="00471EEA" w:rsidRPr="00471EEA" w:rsidRDefault="00471EEA" w:rsidP="00841F01">
      <w:pPr>
        <w:pStyle w:val="Heading2"/>
      </w:pPr>
      <w:r>
        <w:t>Permitted Occupier</w:t>
      </w:r>
    </w:p>
    <w:p w14:paraId="5B60EAA8" w14:textId="77777777" w:rsidR="00471EEA" w:rsidRPr="00471EEA" w:rsidRDefault="00471EEA" w:rsidP="00841F01">
      <w:pPr>
        <w:pStyle w:val="BodyText"/>
        <w:ind w:left="142"/>
      </w:pPr>
      <w:r w:rsidRPr="00471EEA">
        <w:t>“Permitted Occupier", if used in the Agreement, includes any person who is licensed by the Landlord to reside at the Premises and who will be bound by all the terms of this Agreement apart from the payment of rent.</w:t>
      </w:r>
    </w:p>
    <w:p w14:paraId="30171FE0" w14:textId="77777777" w:rsidR="00471EEA" w:rsidRDefault="00471EEA" w:rsidP="00841F01">
      <w:pPr>
        <w:pStyle w:val="BodyText"/>
        <w:ind w:left="142"/>
      </w:pPr>
    </w:p>
    <w:p w14:paraId="1C9F6FAC" w14:textId="60E940CC" w:rsidR="00471EEA" w:rsidRPr="00471EEA" w:rsidRDefault="00471EEA" w:rsidP="00841F01">
      <w:pPr>
        <w:pStyle w:val="Heading2"/>
      </w:pPr>
      <w:r>
        <w:t>J</w:t>
      </w:r>
      <w:r w:rsidRPr="00471EEA">
        <w:t>oint and several</w:t>
      </w:r>
    </w:p>
    <w:p w14:paraId="022E9CFC" w14:textId="77777777" w:rsidR="00471EEA" w:rsidRPr="00471EEA" w:rsidRDefault="00471EEA" w:rsidP="00841F01">
      <w:pPr>
        <w:pStyle w:val="BodyText"/>
        <w:ind w:left="142"/>
      </w:pPr>
      <w:r w:rsidRPr="00471EEA">
        <w:t>Where the Tenant is more than one person the Tenant's covenants are joint and several. The expression "joint and several" means that jointly the Tenants are responsible for the payment of all rent and all liabilities falling upon the Tenants during the Tenancy or any extension of it.</w:t>
      </w:r>
    </w:p>
    <w:p w14:paraId="51492366" w14:textId="77777777" w:rsidR="00471EEA" w:rsidRPr="00471EEA" w:rsidRDefault="00471EEA" w:rsidP="00841F01">
      <w:pPr>
        <w:pStyle w:val="BodyText"/>
        <w:ind w:left="142"/>
      </w:pPr>
    </w:p>
    <w:p w14:paraId="7DDFCE34" w14:textId="77777777" w:rsidR="00471EEA" w:rsidRPr="00471EEA" w:rsidRDefault="00471EEA" w:rsidP="00841F01">
      <w:pPr>
        <w:pStyle w:val="BodyText"/>
        <w:ind w:left="142"/>
      </w:pPr>
      <w:r w:rsidRPr="00471EEA">
        <w:t>Individually each Tenant is also responsible for payment of all rent and all liabilities falling upon the Tenants as well as any breach of the Agreement.</w:t>
      </w:r>
    </w:p>
    <w:p w14:paraId="0DF6A30B" w14:textId="77777777" w:rsidR="00471EEA" w:rsidRDefault="00471EEA" w:rsidP="00841F01">
      <w:pPr>
        <w:pStyle w:val="BodyText"/>
        <w:ind w:left="142"/>
      </w:pPr>
    </w:p>
    <w:p w14:paraId="50D9FDF2" w14:textId="5AC1CA8E" w:rsidR="00471EEA" w:rsidRPr="00471EEA" w:rsidRDefault="00471EEA" w:rsidP="00841F01">
      <w:pPr>
        <w:pStyle w:val="Heading2"/>
      </w:pPr>
      <w:r w:rsidRPr="00471EEA">
        <w:t>Act of Parliament</w:t>
      </w:r>
    </w:p>
    <w:p w14:paraId="3B028EB0" w14:textId="49D9A41A" w:rsidR="00DB05E9" w:rsidRPr="00471EEA" w:rsidRDefault="00471EEA" w:rsidP="00841F01">
      <w:pPr>
        <w:pStyle w:val="BodyText"/>
        <w:ind w:left="142"/>
      </w:pPr>
      <w:r w:rsidRPr="00471EEA">
        <w:t>Any reference to any Act of Parliament includes a reference to amended or replacement legislation and to subordinate legislation made under such Acts of Parliament.</w:t>
      </w:r>
    </w:p>
    <w:p w14:paraId="74A7B03B" w14:textId="77777777" w:rsidR="00471EEA" w:rsidRDefault="00471EEA" w:rsidP="00841F01">
      <w:pPr>
        <w:pStyle w:val="BodyText"/>
        <w:spacing w:before="9"/>
        <w:rPr>
          <w:b/>
          <w:color w:val="231F20"/>
          <w:sz w:val="22"/>
          <w:szCs w:val="22"/>
        </w:rPr>
      </w:pPr>
    </w:p>
    <w:p w14:paraId="60505B4F" w14:textId="77777777" w:rsidR="00471EEA" w:rsidRDefault="00471EEA" w:rsidP="00841F01">
      <w:pPr>
        <w:pStyle w:val="BodyText"/>
        <w:spacing w:before="9"/>
        <w:rPr>
          <w:sz w:val="19"/>
        </w:rPr>
      </w:pPr>
    </w:p>
    <w:p w14:paraId="6C28C549" w14:textId="77777777" w:rsidR="00DB05E9" w:rsidRDefault="00221F65" w:rsidP="00841F01">
      <w:pPr>
        <w:spacing w:line="235" w:lineRule="auto"/>
        <w:ind w:left="103" w:right="346"/>
        <w:rPr>
          <w:i/>
          <w:sz w:val="20"/>
        </w:rPr>
      </w:pPr>
      <w:r>
        <w:rPr>
          <w:i/>
          <w:color w:val="231F20"/>
          <w:sz w:val="20"/>
        </w:rPr>
        <w:t>The masculine gender includes the feminine gender and any reference to the singular includes a reference to the plural and vice versa.</w:t>
      </w:r>
    </w:p>
    <w:p w14:paraId="73256911" w14:textId="77777777" w:rsidR="00DB05E9" w:rsidRDefault="00DB05E9" w:rsidP="00841F01">
      <w:pPr>
        <w:spacing w:line="235" w:lineRule="auto"/>
        <w:rPr>
          <w:sz w:val="20"/>
        </w:rPr>
        <w:sectPr w:rsidR="00DB05E9" w:rsidSect="00471EEA">
          <w:pgSz w:w="11910" w:h="16840"/>
          <w:pgMar w:top="1200" w:right="1180" w:bottom="1220" w:left="1134" w:header="0" w:footer="1024" w:gutter="0"/>
          <w:cols w:space="720"/>
        </w:sectPr>
      </w:pPr>
    </w:p>
    <w:p w14:paraId="7D3CB293" w14:textId="607042AD" w:rsidR="00DB05E9" w:rsidRDefault="00471EEA" w:rsidP="00841F01">
      <w:pPr>
        <w:pStyle w:val="Heading3"/>
      </w:pPr>
      <w:r>
        <w:rPr>
          <w:color w:val="008453"/>
        </w:rPr>
        <w:lastRenderedPageBreak/>
        <w:t xml:space="preserve">COMMON LAW TENANCY AGREEMENT (NON-HOUSING ACT </w:t>
      </w:r>
      <w:r w:rsidR="00221F65">
        <w:rPr>
          <w:color w:val="008453"/>
        </w:rPr>
        <w:t>TENANCY AGREEMENT</w:t>
      </w:r>
      <w:r>
        <w:rPr>
          <w:color w:val="008453"/>
        </w:rPr>
        <w:t>)</w:t>
      </w:r>
    </w:p>
    <w:p w14:paraId="1C9BA5EB" w14:textId="77777777" w:rsidR="00DB05E9" w:rsidRDefault="00221F65" w:rsidP="00841F01">
      <w:pPr>
        <w:pStyle w:val="BodyText"/>
        <w:spacing w:before="129"/>
        <w:ind w:left="103"/>
      </w:pPr>
      <w:r>
        <w:rPr>
          <w:color w:val="231F20"/>
        </w:rPr>
        <w:t xml:space="preserve">This Agreement is made on the </w:t>
      </w:r>
      <w:r w:rsidRPr="00221F65">
        <w:rPr>
          <w:color w:val="231F20"/>
          <w:highlight w:val="yellow"/>
        </w:rPr>
        <w:t>00 day of month and year.</w:t>
      </w:r>
    </w:p>
    <w:p w14:paraId="1A38ED3C" w14:textId="77777777" w:rsidR="00DB05E9" w:rsidRDefault="00221F65" w:rsidP="00841F01">
      <w:pPr>
        <w:pStyle w:val="Heading2"/>
        <w:spacing w:before="123" w:line="240" w:lineRule="auto"/>
      </w:pPr>
      <w:r>
        <w:rPr>
          <w:color w:val="231F20"/>
        </w:rPr>
        <w:t>Between:</w:t>
      </w:r>
    </w:p>
    <w:p w14:paraId="14F1C781" w14:textId="77777777" w:rsidR="00DB05E9" w:rsidRDefault="00DB05E9" w:rsidP="00841F01">
      <w:pPr>
        <w:pStyle w:val="BodyText"/>
        <w:spacing w:before="5" w:after="1"/>
        <w:rPr>
          <w:b/>
          <w:sz w:val="19"/>
        </w:rPr>
      </w:pPr>
    </w:p>
    <w:tbl>
      <w:tblPr>
        <w:tblW w:w="0" w:type="auto"/>
        <w:tblInd w:w="118"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9283"/>
      </w:tblGrid>
      <w:tr w:rsidR="00DB05E9" w14:paraId="220EBDE2" w14:textId="77777777">
        <w:trPr>
          <w:trHeight w:val="295"/>
        </w:trPr>
        <w:tc>
          <w:tcPr>
            <w:tcW w:w="9283" w:type="dxa"/>
          </w:tcPr>
          <w:p w14:paraId="1A7F55E4" w14:textId="77777777" w:rsidR="00DB05E9" w:rsidRPr="00E116CC" w:rsidRDefault="00221F65" w:rsidP="00841F01">
            <w:pPr>
              <w:pStyle w:val="TableParagraph"/>
              <w:rPr>
                <w:sz w:val="20"/>
                <w:highlight w:val="yellow"/>
              </w:rPr>
            </w:pPr>
            <w:r w:rsidRPr="00E116CC">
              <w:rPr>
                <w:color w:val="231F20"/>
                <w:sz w:val="20"/>
                <w:highlight w:val="yellow"/>
              </w:rPr>
              <w:t>Landlord 1, name and address</w:t>
            </w:r>
          </w:p>
        </w:tc>
      </w:tr>
      <w:tr w:rsidR="00DB05E9" w14:paraId="089D7B32" w14:textId="77777777">
        <w:trPr>
          <w:trHeight w:val="295"/>
        </w:trPr>
        <w:tc>
          <w:tcPr>
            <w:tcW w:w="9283" w:type="dxa"/>
          </w:tcPr>
          <w:p w14:paraId="2A974777" w14:textId="77777777" w:rsidR="00DB05E9" w:rsidRPr="00E116CC" w:rsidRDefault="00221F65" w:rsidP="00841F01">
            <w:pPr>
              <w:pStyle w:val="TableParagraph"/>
              <w:rPr>
                <w:sz w:val="20"/>
                <w:highlight w:val="yellow"/>
              </w:rPr>
            </w:pPr>
            <w:r w:rsidRPr="00E116CC">
              <w:rPr>
                <w:color w:val="231F20"/>
                <w:sz w:val="20"/>
                <w:highlight w:val="yellow"/>
              </w:rPr>
              <w:t>Landlord 2, name and address</w:t>
            </w:r>
          </w:p>
        </w:tc>
      </w:tr>
      <w:tr w:rsidR="00DB05E9" w14:paraId="4026E35E" w14:textId="77777777">
        <w:trPr>
          <w:trHeight w:val="295"/>
        </w:trPr>
        <w:tc>
          <w:tcPr>
            <w:tcW w:w="9283" w:type="dxa"/>
          </w:tcPr>
          <w:p w14:paraId="1C8BF446" w14:textId="77777777" w:rsidR="00DB05E9" w:rsidRPr="00E116CC" w:rsidRDefault="00221F65" w:rsidP="00841F01">
            <w:pPr>
              <w:pStyle w:val="TableParagraph"/>
              <w:rPr>
                <w:sz w:val="20"/>
                <w:highlight w:val="yellow"/>
              </w:rPr>
            </w:pPr>
            <w:r w:rsidRPr="00E116CC">
              <w:rPr>
                <w:color w:val="231F20"/>
                <w:sz w:val="20"/>
                <w:highlight w:val="yellow"/>
              </w:rPr>
              <w:t>Landlord 3, name and address</w:t>
            </w:r>
          </w:p>
        </w:tc>
      </w:tr>
    </w:tbl>
    <w:p w14:paraId="2EED60FF" w14:textId="77777777" w:rsidR="00DB05E9" w:rsidRDefault="00221F65" w:rsidP="00841F01">
      <w:pPr>
        <w:pStyle w:val="BodyText"/>
        <w:spacing w:before="172"/>
        <w:ind w:left="103"/>
      </w:pPr>
      <w:r>
        <w:rPr>
          <w:color w:val="231F20"/>
        </w:rPr>
        <w:t>‘The Landlord’; and</w:t>
      </w:r>
    </w:p>
    <w:p w14:paraId="63AED3ED" w14:textId="77777777" w:rsidR="00DB05E9" w:rsidRDefault="00DB05E9" w:rsidP="00841F01">
      <w:pPr>
        <w:pStyle w:val="BodyText"/>
        <w:spacing w:before="8"/>
        <w:rPr>
          <w:sz w:val="17"/>
        </w:rPr>
      </w:pPr>
    </w:p>
    <w:tbl>
      <w:tblPr>
        <w:tblW w:w="0" w:type="auto"/>
        <w:tblInd w:w="118"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9283"/>
      </w:tblGrid>
      <w:tr w:rsidR="00DB05E9" w14:paraId="6FF3D651" w14:textId="77777777">
        <w:trPr>
          <w:trHeight w:val="295"/>
        </w:trPr>
        <w:tc>
          <w:tcPr>
            <w:tcW w:w="9283" w:type="dxa"/>
          </w:tcPr>
          <w:p w14:paraId="45051B44" w14:textId="77777777" w:rsidR="00DB05E9" w:rsidRPr="00E116CC" w:rsidRDefault="00221F65" w:rsidP="00841F01">
            <w:pPr>
              <w:pStyle w:val="TableParagraph"/>
              <w:rPr>
                <w:sz w:val="20"/>
                <w:highlight w:val="yellow"/>
              </w:rPr>
            </w:pPr>
            <w:r w:rsidRPr="00E116CC">
              <w:rPr>
                <w:color w:val="231F20"/>
                <w:sz w:val="20"/>
                <w:highlight w:val="yellow"/>
              </w:rPr>
              <w:t>Tenant 1, name and address</w:t>
            </w:r>
          </w:p>
        </w:tc>
      </w:tr>
      <w:tr w:rsidR="00DB05E9" w14:paraId="43C730C9" w14:textId="77777777">
        <w:trPr>
          <w:trHeight w:val="295"/>
        </w:trPr>
        <w:tc>
          <w:tcPr>
            <w:tcW w:w="9283" w:type="dxa"/>
          </w:tcPr>
          <w:p w14:paraId="7871E0BA" w14:textId="77777777" w:rsidR="00DB05E9" w:rsidRPr="00E116CC" w:rsidRDefault="00221F65" w:rsidP="00841F01">
            <w:pPr>
              <w:pStyle w:val="TableParagraph"/>
              <w:rPr>
                <w:sz w:val="20"/>
                <w:highlight w:val="yellow"/>
              </w:rPr>
            </w:pPr>
            <w:r w:rsidRPr="00E116CC">
              <w:rPr>
                <w:color w:val="231F20"/>
                <w:sz w:val="20"/>
                <w:highlight w:val="yellow"/>
              </w:rPr>
              <w:t>Tenant 2, name and address</w:t>
            </w:r>
          </w:p>
        </w:tc>
      </w:tr>
      <w:tr w:rsidR="00DB05E9" w14:paraId="7314F312" w14:textId="77777777">
        <w:trPr>
          <w:trHeight w:val="295"/>
        </w:trPr>
        <w:tc>
          <w:tcPr>
            <w:tcW w:w="9283" w:type="dxa"/>
          </w:tcPr>
          <w:p w14:paraId="4BA77A8B" w14:textId="77777777" w:rsidR="00DB05E9" w:rsidRPr="00E116CC" w:rsidRDefault="00221F65" w:rsidP="00841F01">
            <w:pPr>
              <w:pStyle w:val="TableParagraph"/>
              <w:rPr>
                <w:sz w:val="20"/>
                <w:highlight w:val="yellow"/>
              </w:rPr>
            </w:pPr>
            <w:r w:rsidRPr="00E116CC">
              <w:rPr>
                <w:color w:val="231F20"/>
                <w:sz w:val="20"/>
                <w:highlight w:val="yellow"/>
              </w:rPr>
              <w:t>Tenant 3, name and address</w:t>
            </w:r>
          </w:p>
        </w:tc>
      </w:tr>
      <w:tr w:rsidR="00DB05E9" w14:paraId="620C17D3" w14:textId="77777777">
        <w:trPr>
          <w:trHeight w:val="295"/>
        </w:trPr>
        <w:tc>
          <w:tcPr>
            <w:tcW w:w="9283" w:type="dxa"/>
          </w:tcPr>
          <w:p w14:paraId="05BDEBCF" w14:textId="77777777" w:rsidR="00DB05E9" w:rsidRPr="00E116CC" w:rsidRDefault="00221F65" w:rsidP="00841F01">
            <w:pPr>
              <w:pStyle w:val="TableParagraph"/>
              <w:rPr>
                <w:sz w:val="20"/>
                <w:highlight w:val="yellow"/>
              </w:rPr>
            </w:pPr>
            <w:r w:rsidRPr="00E116CC">
              <w:rPr>
                <w:color w:val="231F20"/>
                <w:sz w:val="20"/>
                <w:highlight w:val="yellow"/>
              </w:rPr>
              <w:t>Tenant 4, name and address</w:t>
            </w:r>
          </w:p>
        </w:tc>
      </w:tr>
      <w:tr w:rsidR="00DB05E9" w14:paraId="266DB07D" w14:textId="77777777">
        <w:trPr>
          <w:trHeight w:val="295"/>
        </w:trPr>
        <w:tc>
          <w:tcPr>
            <w:tcW w:w="9283" w:type="dxa"/>
          </w:tcPr>
          <w:p w14:paraId="04FAD944" w14:textId="77777777" w:rsidR="00DB05E9" w:rsidRPr="00E116CC" w:rsidRDefault="00221F65" w:rsidP="00841F01">
            <w:pPr>
              <w:pStyle w:val="TableParagraph"/>
              <w:rPr>
                <w:sz w:val="20"/>
                <w:highlight w:val="yellow"/>
              </w:rPr>
            </w:pPr>
            <w:r w:rsidRPr="00E116CC">
              <w:rPr>
                <w:color w:val="231F20"/>
                <w:sz w:val="20"/>
                <w:highlight w:val="yellow"/>
              </w:rPr>
              <w:t>Tenant 5, name and address</w:t>
            </w:r>
          </w:p>
        </w:tc>
      </w:tr>
      <w:tr w:rsidR="00DB05E9" w14:paraId="1B1BECAD" w14:textId="77777777">
        <w:trPr>
          <w:trHeight w:val="295"/>
        </w:trPr>
        <w:tc>
          <w:tcPr>
            <w:tcW w:w="9283" w:type="dxa"/>
          </w:tcPr>
          <w:p w14:paraId="59187A62" w14:textId="77777777" w:rsidR="00DB05E9" w:rsidRPr="00E116CC" w:rsidRDefault="00221F65" w:rsidP="00841F01">
            <w:pPr>
              <w:pStyle w:val="TableParagraph"/>
              <w:rPr>
                <w:sz w:val="20"/>
                <w:highlight w:val="yellow"/>
              </w:rPr>
            </w:pPr>
            <w:r w:rsidRPr="00E116CC">
              <w:rPr>
                <w:color w:val="231F20"/>
                <w:sz w:val="20"/>
                <w:highlight w:val="yellow"/>
              </w:rPr>
              <w:t>Tenant 6, name and address</w:t>
            </w:r>
          </w:p>
        </w:tc>
      </w:tr>
      <w:tr w:rsidR="00DB05E9" w14:paraId="31486873" w14:textId="77777777">
        <w:trPr>
          <w:trHeight w:val="295"/>
        </w:trPr>
        <w:tc>
          <w:tcPr>
            <w:tcW w:w="9283" w:type="dxa"/>
          </w:tcPr>
          <w:p w14:paraId="195371FB" w14:textId="3D84CC8D" w:rsidR="00DB05E9" w:rsidRPr="00E116CC" w:rsidRDefault="00221F65" w:rsidP="00841F01">
            <w:pPr>
              <w:pStyle w:val="TableParagraph"/>
              <w:rPr>
                <w:sz w:val="20"/>
                <w:highlight w:val="yellow"/>
              </w:rPr>
            </w:pPr>
            <w:r w:rsidRPr="00E116CC">
              <w:rPr>
                <w:color w:val="231F20"/>
                <w:sz w:val="20"/>
                <w:highlight w:val="yellow"/>
              </w:rPr>
              <w:t>Tenant 7, name and address</w:t>
            </w:r>
          </w:p>
        </w:tc>
      </w:tr>
      <w:tr w:rsidR="00DB05E9" w14:paraId="2A7E6BD3" w14:textId="77777777">
        <w:trPr>
          <w:trHeight w:val="295"/>
        </w:trPr>
        <w:tc>
          <w:tcPr>
            <w:tcW w:w="9283" w:type="dxa"/>
          </w:tcPr>
          <w:p w14:paraId="41DBDB72" w14:textId="57AF9AA7" w:rsidR="00DB05E9" w:rsidRPr="00E116CC" w:rsidRDefault="00221F65" w:rsidP="00841F01">
            <w:pPr>
              <w:pStyle w:val="TableParagraph"/>
              <w:rPr>
                <w:sz w:val="20"/>
                <w:highlight w:val="yellow"/>
              </w:rPr>
            </w:pPr>
            <w:r w:rsidRPr="00E116CC">
              <w:rPr>
                <w:color w:val="231F20"/>
                <w:sz w:val="20"/>
                <w:highlight w:val="yellow"/>
              </w:rPr>
              <w:t>Tenant 8, name and address</w:t>
            </w:r>
          </w:p>
        </w:tc>
      </w:tr>
    </w:tbl>
    <w:p w14:paraId="4EFB3519" w14:textId="77777777" w:rsidR="00DB05E9" w:rsidRDefault="00221F65" w:rsidP="00841F01">
      <w:pPr>
        <w:pStyle w:val="BodyText"/>
        <w:spacing w:before="172"/>
        <w:ind w:left="103"/>
      </w:pPr>
      <w:r>
        <w:rPr>
          <w:color w:val="231F20"/>
        </w:rPr>
        <w:t>‘The Tenant’; and</w:t>
      </w:r>
    </w:p>
    <w:p w14:paraId="1630E9CF" w14:textId="77777777" w:rsidR="00DB05E9" w:rsidRDefault="00DB05E9" w:rsidP="00841F01">
      <w:pPr>
        <w:pStyle w:val="BodyText"/>
        <w:spacing w:before="8"/>
        <w:rPr>
          <w:sz w:val="15"/>
        </w:rPr>
      </w:pPr>
    </w:p>
    <w:p w14:paraId="6D8668FD" w14:textId="77777777" w:rsidR="00DB05E9" w:rsidRDefault="00221F65" w:rsidP="00841F01">
      <w:pPr>
        <w:pStyle w:val="Heading3"/>
        <w:spacing w:before="100"/>
      </w:pPr>
      <w:r>
        <w:rPr>
          <w:color w:val="008453"/>
        </w:rPr>
        <w:t>IT IS AGREED AS FOLLOWS:</w:t>
      </w:r>
    </w:p>
    <w:p w14:paraId="587693FD" w14:textId="77777777" w:rsidR="00DB05E9" w:rsidRDefault="00221F65" w:rsidP="00841F01">
      <w:pPr>
        <w:pStyle w:val="ListParagraph"/>
        <w:numPr>
          <w:ilvl w:val="0"/>
          <w:numId w:val="2"/>
        </w:numPr>
        <w:tabs>
          <w:tab w:val="left" w:pos="322"/>
        </w:tabs>
        <w:spacing w:before="173"/>
        <w:ind w:hanging="219"/>
        <w:rPr>
          <w:sz w:val="20"/>
        </w:rPr>
      </w:pPr>
      <w:r>
        <w:rPr>
          <w:color w:val="231F20"/>
          <w:sz w:val="20"/>
        </w:rPr>
        <w:t xml:space="preserve">The Landlord lets to the </w:t>
      </w:r>
      <w:r>
        <w:rPr>
          <w:color w:val="231F20"/>
          <w:spacing w:val="-3"/>
          <w:sz w:val="20"/>
        </w:rPr>
        <w:t xml:space="preserve">Tenant </w:t>
      </w:r>
      <w:r>
        <w:rPr>
          <w:color w:val="231F20"/>
          <w:sz w:val="20"/>
        </w:rPr>
        <w:t xml:space="preserve">the residential Premises known as: </w:t>
      </w:r>
      <w:r w:rsidRPr="00221F65">
        <w:rPr>
          <w:color w:val="231F20"/>
          <w:sz w:val="20"/>
          <w:highlight w:val="yellow"/>
        </w:rPr>
        <w:t>Enter Premises</w:t>
      </w:r>
      <w:r>
        <w:rPr>
          <w:color w:val="231F20"/>
          <w:sz w:val="20"/>
        </w:rPr>
        <w:t xml:space="preserve"> (‘the</w:t>
      </w:r>
      <w:r>
        <w:rPr>
          <w:color w:val="231F20"/>
          <w:spacing w:val="-10"/>
          <w:sz w:val="20"/>
        </w:rPr>
        <w:t xml:space="preserve"> </w:t>
      </w:r>
      <w:r>
        <w:rPr>
          <w:color w:val="231F20"/>
          <w:sz w:val="20"/>
        </w:rPr>
        <w:t>Premises’).</w:t>
      </w:r>
    </w:p>
    <w:p w14:paraId="58184845" w14:textId="77777777" w:rsidR="00DB05E9" w:rsidRDefault="00DB05E9" w:rsidP="00841F01">
      <w:pPr>
        <w:pStyle w:val="BodyText"/>
        <w:spacing w:before="10"/>
        <w:rPr>
          <w:sz w:val="19"/>
        </w:rPr>
      </w:pPr>
    </w:p>
    <w:p w14:paraId="36996678" w14:textId="77777777" w:rsidR="00DB05E9" w:rsidRDefault="00221F65" w:rsidP="00841F01">
      <w:pPr>
        <w:pStyle w:val="ListParagraph"/>
        <w:numPr>
          <w:ilvl w:val="0"/>
          <w:numId w:val="2"/>
        </w:numPr>
        <w:tabs>
          <w:tab w:val="left" w:pos="323"/>
        </w:tabs>
        <w:spacing w:before="0" w:line="232" w:lineRule="auto"/>
        <w:ind w:left="103" w:right="328" w:firstLine="0"/>
        <w:rPr>
          <w:sz w:val="20"/>
        </w:rPr>
      </w:pPr>
      <w:r>
        <w:rPr>
          <w:color w:val="231F20"/>
          <w:sz w:val="20"/>
        </w:rPr>
        <w:t xml:space="preserve">The Tenancy shall be from and including the </w:t>
      </w:r>
      <w:r w:rsidRPr="00221F65">
        <w:rPr>
          <w:color w:val="231F20"/>
          <w:spacing w:val="2"/>
          <w:sz w:val="20"/>
          <w:highlight w:val="yellow"/>
        </w:rPr>
        <w:t xml:space="preserve">00st </w:t>
      </w:r>
      <w:r w:rsidRPr="00221F65">
        <w:rPr>
          <w:color w:val="231F20"/>
          <w:sz w:val="20"/>
          <w:highlight w:val="yellow"/>
        </w:rPr>
        <w:t>day of month year</w:t>
      </w:r>
      <w:r>
        <w:rPr>
          <w:color w:val="231F20"/>
          <w:sz w:val="20"/>
        </w:rPr>
        <w:t xml:space="preserve"> (‘the Commencement Date’) to and including the </w:t>
      </w:r>
      <w:r w:rsidRPr="00221F65">
        <w:rPr>
          <w:color w:val="231F20"/>
          <w:spacing w:val="2"/>
          <w:sz w:val="20"/>
          <w:highlight w:val="yellow"/>
        </w:rPr>
        <w:t xml:space="preserve">00st </w:t>
      </w:r>
      <w:r w:rsidRPr="00221F65">
        <w:rPr>
          <w:color w:val="231F20"/>
          <w:sz w:val="20"/>
          <w:highlight w:val="yellow"/>
        </w:rPr>
        <w:t>day of month year</w:t>
      </w:r>
      <w:r>
        <w:rPr>
          <w:color w:val="231F20"/>
          <w:sz w:val="20"/>
        </w:rPr>
        <w:t xml:space="preserve"> and thereafter from month-to-month and until terminated by either party serving a notice on the other in accordance with this Agreement (‘the Expiration Date’), ‘the</w:t>
      </w:r>
      <w:r>
        <w:rPr>
          <w:color w:val="231F20"/>
          <w:spacing w:val="-3"/>
          <w:sz w:val="20"/>
        </w:rPr>
        <w:t xml:space="preserve"> </w:t>
      </w:r>
      <w:r>
        <w:rPr>
          <w:color w:val="231F20"/>
          <w:spacing w:val="-4"/>
          <w:sz w:val="20"/>
        </w:rPr>
        <w:t>Term’.</w:t>
      </w:r>
    </w:p>
    <w:p w14:paraId="35FCD68C" w14:textId="77777777" w:rsidR="00DB05E9" w:rsidRDefault="00DB05E9" w:rsidP="00841F01">
      <w:pPr>
        <w:pStyle w:val="BodyText"/>
        <w:spacing w:before="12"/>
        <w:rPr>
          <w:sz w:val="19"/>
        </w:rPr>
      </w:pPr>
    </w:p>
    <w:p w14:paraId="3FBF813E" w14:textId="77777777" w:rsidR="00DB05E9" w:rsidRPr="00B65289" w:rsidRDefault="00221F65" w:rsidP="00841F01">
      <w:pPr>
        <w:pStyle w:val="ListParagraph"/>
        <w:numPr>
          <w:ilvl w:val="0"/>
          <w:numId w:val="2"/>
        </w:numPr>
        <w:tabs>
          <w:tab w:val="left" w:pos="320"/>
        </w:tabs>
        <w:spacing w:before="0" w:line="264" w:lineRule="exact"/>
        <w:ind w:left="319" w:hanging="217"/>
        <w:rPr>
          <w:sz w:val="20"/>
          <w:highlight w:val="yellow"/>
        </w:rPr>
      </w:pPr>
      <w:r w:rsidRPr="00B65289">
        <w:rPr>
          <w:color w:val="231F20"/>
          <w:sz w:val="20"/>
          <w:highlight w:val="yellow"/>
        </w:rPr>
        <w:t xml:space="preserve">The </w:t>
      </w:r>
      <w:r w:rsidRPr="00B65289">
        <w:rPr>
          <w:color w:val="231F20"/>
          <w:spacing w:val="-3"/>
          <w:sz w:val="20"/>
          <w:highlight w:val="yellow"/>
        </w:rPr>
        <w:t xml:space="preserve">Tenant </w:t>
      </w:r>
      <w:r w:rsidRPr="00B65289">
        <w:rPr>
          <w:color w:val="231F20"/>
          <w:sz w:val="20"/>
          <w:highlight w:val="yellow"/>
        </w:rPr>
        <w:t>shall pay to the Landlord or the Landlord’s Agent [your agency] by way of rent the amount</w:t>
      </w:r>
      <w:r w:rsidRPr="00B65289">
        <w:rPr>
          <w:color w:val="231F20"/>
          <w:spacing w:val="-14"/>
          <w:sz w:val="20"/>
          <w:highlight w:val="yellow"/>
        </w:rPr>
        <w:t xml:space="preserve"> </w:t>
      </w:r>
      <w:r w:rsidRPr="00B65289">
        <w:rPr>
          <w:color w:val="231F20"/>
          <w:sz w:val="20"/>
          <w:highlight w:val="yellow"/>
        </w:rPr>
        <w:t>of</w:t>
      </w:r>
    </w:p>
    <w:p w14:paraId="30CDECD5" w14:textId="77777777" w:rsidR="00DB05E9" w:rsidRPr="00B65289" w:rsidRDefault="00221F65" w:rsidP="00841F01">
      <w:pPr>
        <w:pStyle w:val="BodyText"/>
        <w:spacing w:line="235" w:lineRule="auto"/>
        <w:ind w:left="103" w:right="469"/>
        <w:rPr>
          <w:highlight w:val="yellow"/>
        </w:rPr>
      </w:pPr>
      <w:r w:rsidRPr="00B65289">
        <w:rPr>
          <w:color w:val="231F20"/>
          <w:highlight w:val="yellow"/>
        </w:rPr>
        <w:t>£0,000 per calendar month by Bank Standing Order to: [Enter details] Account number: 0000 0000 Sort Code: 00-00-00 in the name of [enter details] exclusive of Council Tax and exclusive of Water Charges payable in</w:t>
      </w:r>
    </w:p>
    <w:p w14:paraId="670381E4" w14:textId="77777777" w:rsidR="00DB05E9" w:rsidRDefault="00221F65" w:rsidP="00841F01">
      <w:pPr>
        <w:pStyle w:val="BodyText"/>
        <w:spacing w:line="235" w:lineRule="auto"/>
        <w:ind w:left="103"/>
      </w:pPr>
      <w:r w:rsidRPr="00B65289">
        <w:rPr>
          <w:color w:val="231F20"/>
          <w:highlight w:val="yellow"/>
        </w:rPr>
        <w:t>advance on the 00st day of each month during the Term. The first such payment to be made on the signing of this Agreement for the period from the Commencement Date until the next rent payment date.</w:t>
      </w:r>
    </w:p>
    <w:p w14:paraId="55095385" w14:textId="77777777" w:rsidR="00DB05E9" w:rsidRDefault="00DB05E9" w:rsidP="00841F01">
      <w:pPr>
        <w:pStyle w:val="BodyText"/>
        <w:spacing w:before="6"/>
      </w:pPr>
    </w:p>
    <w:p w14:paraId="61D5E7BC" w14:textId="77777777" w:rsidR="00DB05E9" w:rsidRDefault="00221F65" w:rsidP="00841F01">
      <w:pPr>
        <w:pStyle w:val="ListParagraph"/>
        <w:numPr>
          <w:ilvl w:val="0"/>
          <w:numId w:val="2"/>
        </w:numPr>
        <w:tabs>
          <w:tab w:val="left" w:pos="319"/>
        </w:tabs>
        <w:spacing w:before="0" w:line="232" w:lineRule="auto"/>
        <w:ind w:left="103" w:right="148" w:firstLine="0"/>
        <w:rPr>
          <w:sz w:val="20"/>
        </w:rPr>
      </w:pPr>
      <w:r>
        <w:rPr>
          <w:color w:val="231F20"/>
          <w:sz w:val="20"/>
        </w:rPr>
        <w:t>Where the Tenancy shall include the Landlord’s Fixtures and Fittings (‘the Fixtures and Fittings’) in the Premises this includes, amongst other things, all matters specified in the Inventory and Schedule of Condition (‘the Check- In Inventory and Schedule of</w:t>
      </w:r>
      <w:r>
        <w:rPr>
          <w:color w:val="231F20"/>
          <w:spacing w:val="-4"/>
          <w:sz w:val="20"/>
        </w:rPr>
        <w:t xml:space="preserve"> </w:t>
      </w:r>
      <w:r>
        <w:rPr>
          <w:color w:val="231F20"/>
          <w:sz w:val="20"/>
        </w:rPr>
        <w:t>Condition’).</w:t>
      </w:r>
    </w:p>
    <w:p w14:paraId="66281001" w14:textId="77777777" w:rsidR="00DB05E9" w:rsidRDefault="00DB05E9" w:rsidP="00841F01">
      <w:pPr>
        <w:pStyle w:val="BodyText"/>
        <w:spacing w:before="5"/>
      </w:pPr>
    </w:p>
    <w:p w14:paraId="6A664B61" w14:textId="77777777" w:rsidR="005E339D" w:rsidRPr="0068383C" w:rsidRDefault="005E339D" w:rsidP="00841F01">
      <w:pPr>
        <w:numPr>
          <w:ilvl w:val="0"/>
          <w:numId w:val="16"/>
        </w:numPr>
        <w:tabs>
          <w:tab w:val="clear" w:pos="720"/>
          <w:tab w:val="left" w:pos="-1530"/>
          <w:tab w:val="num" w:pos="426"/>
          <w:tab w:val="left" w:pos="2880"/>
          <w:tab w:val="left" w:pos="4320"/>
          <w:tab w:val="left" w:pos="5760"/>
          <w:tab w:val="left" w:pos="7200"/>
          <w:tab w:val="left" w:pos="8640"/>
          <w:tab w:val="right" w:pos="9892"/>
        </w:tabs>
        <w:autoSpaceDE/>
        <w:autoSpaceDN/>
        <w:ind w:left="709" w:hanging="567"/>
        <w:rPr>
          <w:rFonts w:asciiTheme="minorHAnsi" w:hAnsiTheme="minorHAnsi" w:cstheme="minorHAnsi"/>
        </w:rPr>
      </w:pPr>
      <w:bookmarkStart w:id="0" w:name="_Hlk138334818"/>
      <w:r w:rsidRPr="0068383C">
        <w:rPr>
          <w:rFonts w:asciiTheme="minorHAnsi" w:hAnsiTheme="minorHAnsi" w:cstheme="minorHAnsi"/>
          <w:b/>
        </w:rPr>
        <w:t>Deposit</w:t>
      </w:r>
    </w:p>
    <w:p w14:paraId="7166C0DF" w14:textId="77777777" w:rsidR="005E339D" w:rsidRPr="0068383C" w:rsidRDefault="005E339D" w:rsidP="00841F01">
      <w:pPr>
        <w:tabs>
          <w:tab w:val="left" w:pos="-1530"/>
          <w:tab w:val="left" w:pos="2880"/>
          <w:tab w:val="left" w:pos="4320"/>
          <w:tab w:val="left" w:pos="5760"/>
          <w:tab w:val="left" w:pos="7200"/>
          <w:tab w:val="left" w:pos="8640"/>
          <w:tab w:val="right" w:pos="9892"/>
        </w:tabs>
        <w:rPr>
          <w:rFonts w:asciiTheme="minorHAnsi" w:hAnsiTheme="minorHAnsi" w:cstheme="minorHAnsi"/>
          <w:sz w:val="20"/>
          <w:szCs w:val="20"/>
        </w:rPr>
      </w:pPr>
    </w:p>
    <w:p w14:paraId="0E0215CA" w14:textId="77777777" w:rsidR="005E339D" w:rsidRPr="0068383C" w:rsidRDefault="005E339D" w:rsidP="00841F01">
      <w:pPr>
        <w:numPr>
          <w:ilvl w:val="1"/>
          <w:numId w:val="16"/>
        </w:numPr>
        <w:tabs>
          <w:tab w:val="clear" w:pos="1161"/>
          <w:tab w:val="left" w:pos="-1530"/>
          <w:tab w:val="left" w:pos="2880"/>
          <w:tab w:val="left" w:pos="4320"/>
          <w:tab w:val="left" w:pos="5760"/>
          <w:tab w:val="left" w:pos="7200"/>
          <w:tab w:val="left" w:pos="8640"/>
          <w:tab w:val="right" w:pos="9892"/>
        </w:tabs>
        <w:autoSpaceDE/>
        <w:autoSpaceDN/>
        <w:ind w:left="851" w:hanging="452"/>
        <w:rPr>
          <w:rFonts w:asciiTheme="minorHAnsi" w:hAnsiTheme="minorHAnsi" w:cstheme="minorHAnsi"/>
          <w:sz w:val="20"/>
          <w:szCs w:val="20"/>
        </w:rPr>
      </w:pPr>
      <w:bookmarkStart w:id="1" w:name="_Hlk138334163"/>
      <w:r w:rsidRPr="00434DB7">
        <w:rPr>
          <w:rFonts w:asciiTheme="minorHAnsi" w:hAnsiTheme="minorHAnsi" w:cstheme="minorHAnsi"/>
          <w:sz w:val="20"/>
          <w:szCs w:val="20"/>
          <w:highlight w:val="yellow"/>
        </w:rPr>
        <w:t>The sum of £[     ]</w:t>
      </w:r>
      <w:r w:rsidRPr="0068383C">
        <w:rPr>
          <w:rFonts w:asciiTheme="minorHAnsi" w:hAnsiTheme="minorHAnsi" w:cstheme="minorHAnsi"/>
          <w:sz w:val="20"/>
          <w:szCs w:val="20"/>
        </w:rPr>
        <w:t xml:space="preserve"> shall be paid by the Tenant to the Landlord/Agent upon the signing of this Agreement by way of security deposit (“the Deposit”).</w:t>
      </w:r>
    </w:p>
    <w:p w14:paraId="010A93B8" w14:textId="77777777" w:rsidR="005E339D" w:rsidRPr="006E7991" w:rsidRDefault="005E339D" w:rsidP="00841F01">
      <w:pPr>
        <w:tabs>
          <w:tab w:val="left" w:pos="-1530"/>
          <w:tab w:val="left" w:pos="1134"/>
          <w:tab w:val="left" w:pos="1985"/>
          <w:tab w:val="left" w:pos="4320"/>
          <w:tab w:val="left" w:pos="5760"/>
          <w:tab w:val="left" w:pos="7200"/>
          <w:tab w:val="left" w:pos="8640"/>
          <w:tab w:val="right" w:pos="9892"/>
        </w:tabs>
        <w:rPr>
          <w:rFonts w:asciiTheme="minorHAnsi" w:hAnsiTheme="minorHAnsi" w:cstheme="minorHAnsi"/>
          <w:sz w:val="20"/>
          <w:szCs w:val="20"/>
        </w:rPr>
      </w:pPr>
    </w:p>
    <w:p w14:paraId="0DD1A934" w14:textId="77777777" w:rsidR="005E339D" w:rsidRPr="0068383C" w:rsidRDefault="005E339D" w:rsidP="00841F01">
      <w:pPr>
        <w:numPr>
          <w:ilvl w:val="1"/>
          <w:numId w:val="16"/>
        </w:numPr>
        <w:tabs>
          <w:tab w:val="clear" w:pos="1161"/>
          <w:tab w:val="left" w:pos="-1530"/>
          <w:tab w:val="left" w:pos="2880"/>
          <w:tab w:val="left" w:pos="4320"/>
          <w:tab w:val="left" w:pos="5760"/>
          <w:tab w:val="left" w:pos="7200"/>
          <w:tab w:val="left" w:pos="8640"/>
          <w:tab w:val="right" w:pos="9892"/>
        </w:tabs>
        <w:autoSpaceDE/>
        <w:autoSpaceDN/>
        <w:ind w:left="851" w:hanging="452"/>
        <w:rPr>
          <w:rFonts w:asciiTheme="minorHAnsi" w:hAnsiTheme="minorHAnsi" w:cstheme="minorHAnsi"/>
          <w:sz w:val="20"/>
          <w:szCs w:val="20"/>
        </w:rPr>
      </w:pPr>
      <w:r w:rsidRPr="0068383C">
        <w:rPr>
          <w:rFonts w:asciiTheme="minorHAnsi" w:hAnsiTheme="minorHAnsi" w:cstheme="minorHAnsi"/>
          <w:sz w:val="20"/>
          <w:szCs w:val="20"/>
        </w:rPr>
        <w:t>The Deposit will be held by the Agent as Stakeholder.</w:t>
      </w:r>
    </w:p>
    <w:p w14:paraId="3F54DB93" w14:textId="77777777" w:rsidR="005E339D" w:rsidRPr="0068383C" w:rsidRDefault="005E339D" w:rsidP="00841F01">
      <w:pPr>
        <w:tabs>
          <w:tab w:val="left" w:pos="-1530"/>
          <w:tab w:val="left" w:pos="4320"/>
          <w:tab w:val="left" w:pos="5760"/>
          <w:tab w:val="left" w:pos="7200"/>
          <w:tab w:val="left" w:pos="8640"/>
          <w:tab w:val="right" w:pos="9892"/>
        </w:tabs>
        <w:ind w:left="851"/>
        <w:rPr>
          <w:rFonts w:asciiTheme="minorHAnsi" w:hAnsiTheme="minorHAnsi" w:cstheme="minorHAnsi"/>
          <w:sz w:val="20"/>
          <w:szCs w:val="20"/>
        </w:rPr>
      </w:pPr>
    </w:p>
    <w:p w14:paraId="357877C6" w14:textId="77777777" w:rsidR="005E339D" w:rsidRPr="0068383C" w:rsidRDefault="005E339D" w:rsidP="00841F01">
      <w:pPr>
        <w:numPr>
          <w:ilvl w:val="1"/>
          <w:numId w:val="16"/>
        </w:numPr>
        <w:tabs>
          <w:tab w:val="clear" w:pos="1161"/>
          <w:tab w:val="left" w:pos="-1530"/>
          <w:tab w:val="left" w:pos="1985"/>
          <w:tab w:val="left" w:pos="2880"/>
          <w:tab w:val="left" w:pos="4320"/>
          <w:tab w:val="left" w:pos="5760"/>
          <w:tab w:val="left" w:pos="7200"/>
          <w:tab w:val="left" w:pos="8640"/>
          <w:tab w:val="right" w:pos="9892"/>
        </w:tabs>
        <w:autoSpaceDE/>
        <w:autoSpaceDN/>
        <w:ind w:left="851" w:hanging="452"/>
        <w:rPr>
          <w:rFonts w:asciiTheme="minorHAnsi" w:hAnsiTheme="minorHAnsi" w:cstheme="minorHAnsi"/>
          <w:sz w:val="20"/>
          <w:szCs w:val="20"/>
        </w:rPr>
      </w:pPr>
      <w:r w:rsidRPr="0068383C">
        <w:rPr>
          <w:rFonts w:asciiTheme="minorHAnsi" w:hAnsiTheme="minorHAnsi" w:cstheme="minorHAnsi"/>
          <w:sz w:val="20"/>
          <w:szCs w:val="20"/>
        </w:rPr>
        <w:t>Upon the Tenant vacating the Premises and after deduction of all agreed or authorised deductions, the balance of the Deposit shall be refunded to the Tenant</w:t>
      </w:r>
    </w:p>
    <w:p w14:paraId="6997AF29" w14:textId="77777777" w:rsidR="005E339D" w:rsidRDefault="005E339D" w:rsidP="00841F01">
      <w:pPr>
        <w:rPr>
          <w:rFonts w:asciiTheme="minorHAnsi" w:hAnsiTheme="minorHAnsi" w:cstheme="minorHAnsi"/>
          <w:sz w:val="20"/>
          <w:szCs w:val="20"/>
        </w:rPr>
      </w:pPr>
    </w:p>
    <w:p w14:paraId="7B56718D" w14:textId="3E4F3B50" w:rsidR="006E7991" w:rsidRDefault="006E7991" w:rsidP="00841F01">
      <w:pPr>
        <w:rPr>
          <w:rFonts w:asciiTheme="minorHAnsi" w:hAnsiTheme="minorHAnsi" w:cstheme="minorHAnsi"/>
          <w:sz w:val="20"/>
          <w:szCs w:val="20"/>
        </w:rPr>
      </w:pPr>
      <w:r>
        <w:rPr>
          <w:rFonts w:asciiTheme="minorHAnsi" w:hAnsiTheme="minorHAnsi" w:cstheme="minorHAnsi"/>
          <w:sz w:val="20"/>
          <w:szCs w:val="20"/>
        </w:rPr>
        <w:br w:type="page"/>
      </w:r>
    </w:p>
    <w:p w14:paraId="00A3471B" w14:textId="77777777" w:rsidR="006E7991" w:rsidRPr="006E7991" w:rsidRDefault="006E7991" w:rsidP="00841F01">
      <w:pPr>
        <w:rPr>
          <w:rFonts w:asciiTheme="minorHAnsi" w:hAnsiTheme="minorHAnsi" w:cstheme="minorHAnsi"/>
          <w:sz w:val="20"/>
          <w:szCs w:val="20"/>
        </w:rPr>
      </w:pPr>
    </w:p>
    <w:p w14:paraId="7B2795A0" w14:textId="77777777" w:rsidR="005E339D" w:rsidRPr="0068383C" w:rsidRDefault="005E339D" w:rsidP="00841F01">
      <w:pPr>
        <w:numPr>
          <w:ilvl w:val="1"/>
          <w:numId w:val="16"/>
        </w:numPr>
        <w:tabs>
          <w:tab w:val="clear" w:pos="1161"/>
          <w:tab w:val="left" w:pos="-1530"/>
          <w:tab w:val="left" w:pos="1985"/>
          <w:tab w:val="left" w:pos="2880"/>
          <w:tab w:val="left" w:pos="4320"/>
          <w:tab w:val="left" w:pos="5760"/>
          <w:tab w:val="left" w:pos="7200"/>
          <w:tab w:val="left" w:pos="8640"/>
          <w:tab w:val="right" w:pos="9892"/>
        </w:tabs>
        <w:autoSpaceDE/>
        <w:autoSpaceDN/>
        <w:ind w:left="851" w:hanging="452"/>
        <w:rPr>
          <w:rFonts w:asciiTheme="minorHAnsi" w:hAnsiTheme="minorHAnsi" w:cstheme="minorHAnsi"/>
          <w:sz w:val="20"/>
          <w:szCs w:val="20"/>
        </w:rPr>
      </w:pPr>
      <w:r w:rsidRPr="0068383C">
        <w:rPr>
          <w:rFonts w:asciiTheme="minorHAnsi" w:hAnsiTheme="minorHAnsi" w:cstheme="minorHAnsi"/>
          <w:sz w:val="20"/>
          <w:szCs w:val="20"/>
        </w:rPr>
        <w:t>The Deposit will be placed in a nominated deposit account with interest accruing on it and any interest will be paid back to the Tenant on any amount found to be due back to the Tenant.</w:t>
      </w:r>
    </w:p>
    <w:p w14:paraId="38A4243F" w14:textId="77777777" w:rsidR="005E339D" w:rsidRPr="0068383C" w:rsidRDefault="005E339D" w:rsidP="00841F01">
      <w:pPr>
        <w:tabs>
          <w:tab w:val="left" w:pos="-1530"/>
          <w:tab w:val="left" w:pos="1985"/>
          <w:tab w:val="left" w:pos="2880"/>
          <w:tab w:val="left" w:pos="4320"/>
          <w:tab w:val="left" w:pos="5760"/>
          <w:tab w:val="left" w:pos="7200"/>
          <w:tab w:val="left" w:pos="8640"/>
          <w:tab w:val="right" w:pos="9892"/>
        </w:tabs>
        <w:ind w:left="851"/>
        <w:rPr>
          <w:rFonts w:asciiTheme="minorHAnsi" w:hAnsiTheme="minorHAnsi" w:cstheme="minorHAnsi"/>
          <w:sz w:val="20"/>
          <w:szCs w:val="20"/>
        </w:rPr>
      </w:pPr>
    </w:p>
    <w:p w14:paraId="0C0F47F3" w14:textId="77777777" w:rsidR="005E339D" w:rsidRPr="0068383C" w:rsidRDefault="005E339D" w:rsidP="00841F01">
      <w:pPr>
        <w:numPr>
          <w:ilvl w:val="1"/>
          <w:numId w:val="16"/>
        </w:numPr>
        <w:tabs>
          <w:tab w:val="clear" w:pos="1161"/>
          <w:tab w:val="left" w:pos="-1530"/>
          <w:tab w:val="left" w:pos="1985"/>
          <w:tab w:val="left" w:pos="2880"/>
          <w:tab w:val="left" w:pos="4320"/>
          <w:tab w:val="left" w:pos="5760"/>
          <w:tab w:val="left" w:pos="7200"/>
          <w:tab w:val="left" w:pos="8640"/>
          <w:tab w:val="right" w:pos="9892"/>
        </w:tabs>
        <w:autoSpaceDE/>
        <w:autoSpaceDN/>
        <w:ind w:left="851" w:hanging="452"/>
        <w:rPr>
          <w:rFonts w:asciiTheme="minorHAnsi" w:hAnsiTheme="minorHAnsi" w:cstheme="minorHAnsi"/>
          <w:sz w:val="20"/>
          <w:szCs w:val="20"/>
        </w:rPr>
      </w:pPr>
      <w:r w:rsidRPr="0068383C">
        <w:rPr>
          <w:rFonts w:asciiTheme="minorHAnsi" w:hAnsiTheme="minorHAnsi" w:cstheme="minorHAnsi"/>
          <w:sz w:val="20"/>
          <w:szCs w:val="20"/>
        </w:rPr>
        <w:t>The Deposit has been taken for the following purposes:-</w:t>
      </w:r>
    </w:p>
    <w:p w14:paraId="4147FE8F" w14:textId="77777777" w:rsidR="005E339D" w:rsidRPr="0068383C" w:rsidRDefault="005E339D" w:rsidP="00841F01">
      <w:pPr>
        <w:ind w:left="709"/>
        <w:rPr>
          <w:rFonts w:asciiTheme="minorHAnsi" w:hAnsiTheme="minorHAnsi" w:cstheme="minorHAnsi"/>
          <w:sz w:val="20"/>
          <w:szCs w:val="20"/>
        </w:rPr>
      </w:pPr>
    </w:p>
    <w:p w14:paraId="01FD8028" w14:textId="77777777" w:rsidR="005E339D" w:rsidRPr="0068383C" w:rsidRDefault="005E339D" w:rsidP="00841F01">
      <w:pPr>
        <w:numPr>
          <w:ilvl w:val="2"/>
          <w:numId w:val="16"/>
        </w:numPr>
        <w:tabs>
          <w:tab w:val="clear" w:pos="1439"/>
        </w:tabs>
        <w:autoSpaceDE/>
        <w:autoSpaceDN/>
        <w:ind w:left="1560" w:hanging="709"/>
        <w:rPr>
          <w:rFonts w:asciiTheme="minorHAnsi" w:hAnsiTheme="minorHAnsi" w:cstheme="minorHAnsi"/>
          <w:sz w:val="20"/>
          <w:szCs w:val="20"/>
        </w:rPr>
      </w:pPr>
      <w:r w:rsidRPr="0068383C">
        <w:rPr>
          <w:rFonts w:asciiTheme="minorHAnsi" w:hAnsiTheme="minorHAnsi" w:cstheme="minorHAnsi"/>
          <w:sz w:val="20"/>
          <w:szCs w:val="20"/>
        </w:rPr>
        <w:t xml:space="preserve">Any damage, or compensation for damage, to the Premises, its fixtures and fittings, or for missing items for which the Tenant may be liable, subject to an apportionment or allowance for fair wear and tear, the age and condition of each, and any such item at the commencement of the tenancy, except those insured risks and repairs that are the responsibility of the Landlord. </w:t>
      </w:r>
    </w:p>
    <w:p w14:paraId="752A2797" w14:textId="77777777" w:rsidR="005E339D" w:rsidRPr="0068383C" w:rsidRDefault="005E339D" w:rsidP="00841F01">
      <w:pPr>
        <w:ind w:left="1560"/>
        <w:rPr>
          <w:rFonts w:asciiTheme="minorHAnsi" w:hAnsiTheme="minorHAnsi" w:cstheme="minorHAnsi"/>
          <w:sz w:val="20"/>
          <w:szCs w:val="20"/>
        </w:rPr>
      </w:pPr>
    </w:p>
    <w:p w14:paraId="6D3DBA60" w14:textId="77777777" w:rsidR="005E339D" w:rsidRPr="0068383C" w:rsidRDefault="005E339D" w:rsidP="00841F01">
      <w:pPr>
        <w:numPr>
          <w:ilvl w:val="2"/>
          <w:numId w:val="16"/>
        </w:numPr>
        <w:tabs>
          <w:tab w:val="clear" w:pos="1439"/>
        </w:tabs>
        <w:autoSpaceDE/>
        <w:autoSpaceDN/>
        <w:ind w:left="1560" w:hanging="709"/>
        <w:rPr>
          <w:rFonts w:asciiTheme="minorHAnsi" w:hAnsiTheme="minorHAnsi" w:cstheme="minorHAnsi"/>
          <w:sz w:val="20"/>
          <w:szCs w:val="20"/>
        </w:rPr>
      </w:pPr>
      <w:r w:rsidRPr="0068383C">
        <w:rPr>
          <w:rFonts w:asciiTheme="minorHAnsi" w:hAnsiTheme="minorHAnsi" w:cstheme="minorHAnsi"/>
          <w:sz w:val="20"/>
          <w:szCs w:val="20"/>
        </w:rPr>
        <w:t>The reasonable costs incurred in compensating the Landlord for, or for rectifying or remedying any breach by the Tenant of his obligations under this Agreement, including those relating to the cleaning of the Premises, its Fixtures and Fittings, and any additional reasonable charges made by the Landlord’s Agent or legal advisors directly related to such matters.</w:t>
      </w:r>
    </w:p>
    <w:p w14:paraId="7423E2A4" w14:textId="77777777" w:rsidR="005E339D" w:rsidRPr="0068383C" w:rsidRDefault="005E339D" w:rsidP="00841F01">
      <w:pPr>
        <w:ind w:left="1560"/>
        <w:rPr>
          <w:rFonts w:asciiTheme="minorHAnsi" w:hAnsiTheme="minorHAnsi" w:cstheme="minorHAnsi"/>
          <w:sz w:val="20"/>
          <w:szCs w:val="20"/>
        </w:rPr>
      </w:pPr>
      <w:r w:rsidRPr="0068383C">
        <w:rPr>
          <w:rFonts w:asciiTheme="minorHAnsi" w:hAnsiTheme="minorHAnsi" w:cstheme="minorHAnsi"/>
          <w:sz w:val="20"/>
          <w:szCs w:val="20"/>
        </w:rPr>
        <w:t xml:space="preserve"> </w:t>
      </w:r>
    </w:p>
    <w:p w14:paraId="1FBAB1D4" w14:textId="77777777" w:rsidR="005E339D" w:rsidRPr="0068383C" w:rsidRDefault="005E339D" w:rsidP="00841F01">
      <w:pPr>
        <w:numPr>
          <w:ilvl w:val="2"/>
          <w:numId w:val="16"/>
        </w:numPr>
        <w:tabs>
          <w:tab w:val="clear" w:pos="1439"/>
        </w:tabs>
        <w:autoSpaceDE/>
        <w:autoSpaceDN/>
        <w:ind w:left="1560" w:hanging="709"/>
        <w:rPr>
          <w:rFonts w:asciiTheme="minorHAnsi" w:hAnsiTheme="minorHAnsi" w:cstheme="minorHAnsi"/>
          <w:sz w:val="20"/>
          <w:szCs w:val="20"/>
        </w:rPr>
      </w:pPr>
      <w:r w:rsidRPr="0068383C">
        <w:rPr>
          <w:rFonts w:asciiTheme="minorHAnsi" w:hAnsiTheme="minorHAnsi" w:cstheme="minorHAnsi"/>
          <w:sz w:val="20"/>
          <w:szCs w:val="20"/>
        </w:rPr>
        <w:t>Any unpaid accounts for utilities or water charges or environmental services or other similar services or Council Tax incurred at the Premises for which the Tenant is liable.</w:t>
      </w:r>
    </w:p>
    <w:p w14:paraId="5844DC6B" w14:textId="77777777" w:rsidR="005E339D" w:rsidRPr="0068383C" w:rsidRDefault="005E339D" w:rsidP="00841F01">
      <w:pPr>
        <w:ind w:left="1560"/>
        <w:rPr>
          <w:rFonts w:asciiTheme="minorHAnsi" w:hAnsiTheme="minorHAnsi" w:cstheme="minorHAnsi"/>
          <w:sz w:val="20"/>
          <w:szCs w:val="20"/>
        </w:rPr>
      </w:pPr>
    </w:p>
    <w:p w14:paraId="64C8DCDF" w14:textId="77777777" w:rsidR="005E339D" w:rsidRPr="0068383C" w:rsidRDefault="005E339D" w:rsidP="00841F01">
      <w:pPr>
        <w:numPr>
          <w:ilvl w:val="2"/>
          <w:numId w:val="16"/>
        </w:numPr>
        <w:tabs>
          <w:tab w:val="clear" w:pos="1439"/>
        </w:tabs>
        <w:autoSpaceDE/>
        <w:autoSpaceDN/>
        <w:ind w:left="1560" w:hanging="709"/>
        <w:rPr>
          <w:rFonts w:asciiTheme="minorHAnsi" w:hAnsiTheme="minorHAnsi" w:cstheme="minorHAnsi"/>
          <w:sz w:val="20"/>
          <w:szCs w:val="20"/>
        </w:rPr>
      </w:pPr>
      <w:r w:rsidRPr="0068383C">
        <w:rPr>
          <w:rFonts w:asciiTheme="minorHAnsi" w:hAnsiTheme="minorHAnsi" w:cstheme="minorHAnsi"/>
          <w:sz w:val="20"/>
          <w:szCs w:val="20"/>
        </w:rPr>
        <w:t>Any rent or other money lawfully due or payable by the Tenant under this Agreement which remains unpaid after the end of the tenancy.</w:t>
      </w:r>
    </w:p>
    <w:p w14:paraId="08CE355A" w14:textId="77777777" w:rsidR="005E339D" w:rsidRPr="0068383C" w:rsidRDefault="005E339D" w:rsidP="00841F01">
      <w:pPr>
        <w:rPr>
          <w:rFonts w:asciiTheme="minorHAnsi" w:hAnsiTheme="minorHAnsi" w:cstheme="minorHAnsi"/>
          <w:sz w:val="20"/>
          <w:szCs w:val="20"/>
        </w:rPr>
      </w:pPr>
    </w:p>
    <w:p w14:paraId="69E1651B" w14:textId="77777777" w:rsidR="005E339D" w:rsidRPr="0068383C" w:rsidRDefault="005E339D" w:rsidP="00841F01">
      <w:pPr>
        <w:numPr>
          <w:ilvl w:val="2"/>
          <w:numId w:val="16"/>
        </w:numPr>
        <w:tabs>
          <w:tab w:val="clear" w:pos="1439"/>
        </w:tabs>
        <w:autoSpaceDE/>
        <w:autoSpaceDN/>
        <w:ind w:left="1560" w:hanging="709"/>
        <w:rPr>
          <w:rFonts w:asciiTheme="minorHAnsi" w:hAnsiTheme="minorHAnsi" w:cstheme="minorHAnsi"/>
          <w:sz w:val="20"/>
          <w:szCs w:val="20"/>
        </w:rPr>
      </w:pPr>
      <w:r w:rsidRPr="0068383C">
        <w:rPr>
          <w:rFonts w:asciiTheme="minorHAnsi" w:hAnsiTheme="minorHAnsi" w:cstheme="minorHAnsi"/>
          <w:sz w:val="20"/>
          <w:szCs w:val="20"/>
        </w:rPr>
        <w:t xml:space="preserve">The Tenant shall not be entitled to withhold the payment of any instalment of rent or any other monies payable under this Agreement or any part of the rent on the ground that the Landlord has in his or the Landlord’s Agent’s possession monies in respect of the Deposit. In default the Landlord shall be entitled to interest at 4% per annum above </w:t>
      </w:r>
      <w:r w:rsidRPr="00434DB7">
        <w:rPr>
          <w:rFonts w:asciiTheme="minorHAnsi" w:hAnsiTheme="minorHAnsi" w:cstheme="minorHAnsi"/>
          <w:sz w:val="20"/>
          <w:szCs w:val="20"/>
          <w:highlight w:val="yellow"/>
        </w:rPr>
        <w:t>[</w:t>
      </w:r>
      <w:r w:rsidRPr="00434DB7">
        <w:rPr>
          <w:rFonts w:asciiTheme="minorHAnsi" w:hAnsiTheme="minorHAnsi" w:cstheme="minorHAnsi"/>
          <w:i/>
          <w:sz w:val="20"/>
          <w:szCs w:val="20"/>
          <w:highlight w:val="yellow"/>
        </w:rPr>
        <w:t>Banks name</w:t>
      </w:r>
      <w:r w:rsidRPr="0068383C">
        <w:rPr>
          <w:rFonts w:asciiTheme="minorHAnsi" w:hAnsiTheme="minorHAnsi" w:cstheme="minorHAnsi"/>
          <w:sz w:val="20"/>
          <w:szCs w:val="20"/>
        </w:rPr>
        <w:t>] base rate from time to time on all outstanding monies from the date of the unauthorised deduction until payment.</w:t>
      </w:r>
    </w:p>
    <w:bookmarkEnd w:id="0"/>
    <w:bookmarkEnd w:id="1"/>
    <w:p w14:paraId="06F0AB7B" w14:textId="77777777" w:rsidR="005E339D" w:rsidRPr="005200C7" w:rsidRDefault="005E339D" w:rsidP="00841F01">
      <w:pPr>
        <w:rPr>
          <w:rFonts w:asciiTheme="minorHAnsi" w:hAnsiTheme="minorHAnsi" w:cstheme="minorHAnsi"/>
          <w:sz w:val="20"/>
          <w:szCs w:val="20"/>
        </w:rPr>
      </w:pPr>
    </w:p>
    <w:p w14:paraId="59EF4C06" w14:textId="438C555A" w:rsidR="005E339D" w:rsidRPr="00EC68EB" w:rsidRDefault="005E339D" w:rsidP="00B43417">
      <w:pPr>
        <w:pStyle w:val="ListParagraph"/>
        <w:numPr>
          <w:ilvl w:val="1"/>
          <w:numId w:val="16"/>
        </w:numPr>
        <w:tabs>
          <w:tab w:val="clear" w:pos="1161"/>
          <w:tab w:val="num" w:pos="851"/>
        </w:tabs>
        <w:autoSpaceDE/>
        <w:autoSpaceDN/>
        <w:ind w:hanging="1019"/>
        <w:contextualSpacing/>
        <w:rPr>
          <w:rFonts w:asciiTheme="minorHAnsi" w:hAnsiTheme="minorHAnsi" w:cstheme="minorHAnsi"/>
          <w:b/>
        </w:rPr>
      </w:pPr>
      <w:r w:rsidRPr="00EC68EB">
        <w:rPr>
          <w:rFonts w:asciiTheme="minorHAnsi" w:hAnsiTheme="minorHAnsi" w:cstheme="minorHAnsi"/>
          <w:b/>
        </w:rPr>
        <w:t>At the end of the tenancy</w:t>
      </w:r>
    </w:p>
    <w:p w14:paraId="4C4460D0" w14:textId="77777777" w:rsidR="005E339D" w:rsidRPr="00005A8B" w:rsidRDefault="005E339D" w:rsidP="00841F01">
      <w:pPr>
        <w:rPr>
          <w:rFonts w:asciiTheme="minorHAnsi" w:hAnsiTheme="minorHAnsi" w:cstheme="minorHAnsi"/>
          <w:sz w:val="20"/>
          <w:szCs w:val="20"/>
        </w:rPr>
      </w:pPr>
    </w:p>
    <w:p w14:paraId="7642F535" w14:textId="77777777" w:rsidR="005E339D" w:rsidRPr="0068383C" w:rsidRDefault="005E339D" w:rsidP="00841F01">
      <w:pPr>
        <w:pStyle w:val="ListParagraph"/>
        <w:numPr>
          <w:ilvl w:val="2"/>
          <w:numId w:val="16"/>
        </w:numPr>
        <w:tabs>
          <w:tab w:val="clear" w:pos="1439"/>
          <w:tab w:val="num" w:pos="1560"/>
        </w:tabs>
        <w:autoSpaceDE/>
        <w:autoSpaceDN/>
        <w:spacing w:before="0"/>
        <w:ind w:left="1560" w:hanging="709"/>
        <w:contextualSpacing/>
        <w:rPr>
          <w:rFonts w:asciiTheme="minorHAnsi" w:hAnsiTheme="minorHAnsi" w:cstheme="minorHAnsi"/>
          <w:sz w:val="20"/>
          <w:szCs w:val="20"/>
        </w:rPr>
      </w:pPr>
      <w:r w:rsidRPr="0068383C">
        <w:rPr>
          <w:rFonts w:asciiTheme="minorHAnsi" w:hAnsiTheme="minorHAnsi" w:cstheme="minorHAnsi"/>
          <w:sz w:val="20"/>
          <w:szCs w:val="20"/>
        </w:rPr>
        <w:t>At the determination of the tenancy, the Landlord or his Agent will notify the Tenant of any proposed deductions to be made from the Deposit and will endeavour to return the Deposit to the Tenant within 30 days of the Tenant’s departure from the Premises following the expiration or determination of the Tenancy and the return of all keys to the Landlord and after deducting all such sums referred to in clause 5.1 above (if any). This is provided always that in the event of such monies exceeding the amount then held by the Landlord for the Deposit the amount of such excess shall be paid by the Tenant to the Landlord within 14 days of written demand.  The Deposit shall (if appropriate) be returned to the Tenant by cheque addressed to the Tenant at his last known address.</w:t>
      </w:r>
    </w:p>
    <w:p w14:paraId="01C5F6CE" w14:textId="77777777" w:rsidR="005E339D" w:rsidRPr="00005A8B" w:rsidRDefault="005E339D" w:rsidP="00841F01">
      <w:pPr>
        <w:tabs>
          <w:tab w:val="num" w:pos="1560"/>
        </w:tabs>
        <w:ind w:left="1560" w:hanging="709"/>
        <w:rPr>
          <w:rFonts w:asciiTheme="minorHAnsi" w:hAnsiTheme="minorHAnsi" w:cstheme="minorHAnsi"/>
          <w:sz w:val="20"/>
          <w:szCs w:val="20"/>
        </w:rPr>
      </w:pPr>
    </w:p>
    <w:p w14:paraId="2299FCC0" w14:textId="77777777" w:rsidR="005E339D" w:rsidRPr="0068383C" w:rsidRDefault="005E339D" w:rsidP="00841F01">
      <w:pPr>
        <w:pStyle w:val="ListParagraph"/>
        <w:numPr>
          <w:ilvl w:val="2"/>
          <w:numId w:val="16"/>
        </w:numPr>
        <w:tabs>
          <w:tab w:val="clear" w:pos="1439"/>
          <w:tab w:val="num" w:pos="1560"/>
        </w:tabs>
        <w:autoSpaceDE/>
        <w:autoSpaceDN/>
        <w:spacing w:before="0"/>
        <w:ind w:left="1560" w:hanging="709"/>
        <w:contextualSpacing/>
        <w:rPr>
          <w:rFonts w:asciiTheme="minorHAnsi" w:hAnsiTheme="minorHAnsi" w:cstheme="minorHAnsi"/>
          <w:sz w:val="20"/>
          <w:szCs w:val="20"/>
        </w:rPr>
      </w:pPr>
      <w:r w:rsidRPr="0068383C">
        <w:rPr>
          <w:rFonts w:asciiTheme="minorHAnsi" w:hAnsiTheme="minorHAnsi" w:cstheme="minorHAnsi"/>
          <w:sz w:val="20"/>
          <w:szCs w:val="20"/>
        </w:rPr>
        <w:t>If there is a change of Landlord during the tenancy, the Tenant shall consent to the transfer of the amount of the Deposit to the purchaser or transferee of the Premises at which point the Landlord shall be released from any further claim or liability in respect of the Deposit or any part of it.</w:t>
      </w:r>
    </w:p>
    <w:p w14:paraId="08822946" w14:textId="77777777" w:rsidR="005E339D" w:rsidRPr="00005A8B" w:rsidRDefault="005E339D" w:rsidP="00841F01">
      <w:pPr>
        <w:tabs>
          <w:tab w:val="num" w:pos="1560"/>
        </w:tabs>
        <w:ind w:left="1560" w:hanging="709"/>
        <w:rPr>
          <w:rFonts w:asciiTheme="minorHAnsi" w:hAnsiTheme="minorHAnsi" w:cstheme="minorHAnsi"/>
          <w:sz w:val="20"/>
          <w:szCs w:val="20"/>
        </w:rPr>
      </w:pPr>
    </w:p>
    <w:p w14:paraId="04760C8B" w14:textId="77777777" w:rsidR="005E339D" w:rsidRDefault="005E339D" w:rsidP="00841F01">
      <w:pPr>
        <w:pStyle w:val="ListParagraph"/>
        <w:numPr>
          <w:ilvl w:val="2"/>
          <w:numId w:val="16"/>
        </w:numPr>
        <w:tabs>
          <w:tab w:val="clear" w:pos="1439"/>
          <w:tab w:val="num" w:pos="1560"/>
        </w:tabs>
        <w:autoSpaceDE/>
        <w:autoSpaceDN/>
        <w:spacing w:before="0"/>
        <w:ind w:left="1560" w:hanging="709"/>
        <w:contextualSpacing/>
        <w:rPr>
          <w:rFonts w:asciiTheme="minorHAnsi" w:hAnsiTheme="minorHAnsi" w:cstheme="minorHAnsi"/>
          <w:sz w:val="20"/>
          <w:szCs w:val="20"/>
        </w:rPr>
      </w:pPr>
      <w:r w:rsidRPr="0068383C">
        <w:rPr>
          <w:rFonts w:asciiTheme="minorHAnsi" w:hAnsiTheme="minorHAnsi" w:cstheme="minorHAnsi"/>
          <w:sz w:val="20"/>
          <w:szCs w:val="20"/>
        </w:rPr>
        <w:t>The Landlord shall not be obliged to refund the Deposit or any part of the Deposit on any change in the person or persons who for the time being comprise "the Tenant".</w:t>
      </w:r>
    </w:p>
    <w:p w14:paraId="3FCBE71F" w14:textId="12EB7E86" w:rsidR="00005A8B" w:rsidRDefault="00005A8B" w:rsidP="00841F01">
      <w:pPr>
        <w:tabs>
          <w:tab w:val="num" w:pos="1560"/>
        </w:tabs>
        <w:ind w:left="1560" w:hanging="709"/>
        <w:rPr>
          <w:rFonts w:asciiTheme="minorHAnsi" w:hAnsiTheme="minorHAnsi" w:cstheme="minorHAnsi"/>
          <w:sz w:val="20"/>
          <w:szCs w:val="20"/>
        </w:rPr>
      </w:pPr>
    </w:p>
    <w:p w14:paraId="0C6E53B3" w14:textId="77777777" w:rsidR="005E339D" w:rsidRPr="0068383C" w:rsidRDefault="005E339D" w:rsidP="00841F01">
      <w:pPr>
        <w:pStyle w:val="ListParagraph"/>
        <w:numPr>
          <w:ilvl w:val="2"/>
          <w:numId w:val="16"/>
        </w:numPr>
        <w:tabs>
          <w:tab w:val="clear" w:pos="1439"/>
          <w:tab w:val="num" w:pos="1560"/>
        </w:tabs>
        <w:autoSpaceDE/>
        <w:autoSpaceDN/>
        <w:spacing w:before="0"/>
        <w:ind w:left="1560" w:hanging="709"/>
        <w:contextualSpacing/>
        <w:rPr>
          <w:rFonts w:asciiTheme="minorHAnsi" w:hAnsiTheme="minorHAnsi" w:cstheme="minorHAnsi"/>
          <w:sz w:val="20"/>
          <w:szCs w:val="20"/>
        </w:rPr>
      </w:pPr>
      <w:r w:rsidRPr="0068383C">
        <w:rPr>
          <w:rFonts w:asciiTheme="minorHAnsi" w:hAnsiTheme="minorHAnsi" w:cstheme="minorHAnsi"/>
          <w:sz w:val="20"/>
          <w:szCs w:val="20"/>
        </w:rPr>
        <w:t>Where more than one person is comprised for the time being in the expression "the Tenant" the Deposit may be repaid to any one or more of such persons to the exclusion of the remaining Tenant or Tenants and such repayment shall discharge the Landlord from any further liability in respect of the amount so repaid.</w:t>
      </w:r>
    </w:p>
    <w:p w14:paraId="7F8DBFC8" w14:textId="77777777" w:rsidR="005E339D" w:rsidRDefault="005E339D" w:rsidP="00841F01">
      <w:pPr>
        <w:tabs>
          <w:tab w:val="num" w:pos="1560"/>
        </w:tabs>
        <w:ind w:left="1560" w:hanging="709"/>
        <w:rPr>
          <w:rFonts w:asciiTheme="minorHAnsi" w:hAnsiTheme="minorHAnsi" w:cstheme="minorHAnsi"/>
          <w:sz w:val="20"/>
          <w:szCs w:val="20"/>
        </w:rPr>
      </w:pPr>
    </w:p>
    <w:p w14:paraId="0E241FDC" w14:textId="1AE70361" w:rsidR="006E7991" w:rsidRDefault="006E7991" w:rsidP="00841F01">
      <w:pPr>
        <w:tabs>
          <w:tab w:val="num" w:pos="1560"/>
        </w:tabs>
        <w:ind w:left="1560" w:hanging="709"/>
        <w:rPr>
          <w:rFonts w:asciiTheme="minorHAnsi" w:hAnsiTheme="minorHAnsi" w:cstheme="minorHAnsi"/>
          <w:sz w:val="20"/>
          <w:szCs w:val="20"/>
        </w:rPr>
      </w:pPr>
      <w:r>
        <w:rPr>
          <w:rFonts w:asciiTheme="minorHAnsi" w:hAnsiTheme="minorHAnsi" w:cstheme="minorHAnsi"/>
          <w:sz w:val="20"/>
          <w:szCs w:val="20"/>
        </w:rPr>
        <w:br w:type="page"/>
      </w:r>
    </w:p>
    <w:p w14:paraId="7C035FFA" w14:textId="77777777" w:rsidR="005E339D" w:rsidRPr="0068383C" w:rsidRDefault="005E339D" w:rsidP="00841F01">
      <w:pPr>
        <w:pStyle w:val="ListParagraph"/>
        <w:numPr>
          <w:ilvl w:val="2"/>
          <w:numId w:val="16"/>
        </w:numPr>
        <w:tabs>
          <w:tab w:val="clear" w:pos="1439"/>
          <w:tab w:val="num" w:pos="1560"/>
        </w:tabs>
        <w:autoSpaceDE/>
        <w:autoSpaceDN/>
        <w:spacing w:before="0"/>
        <w:ind w:left="1560" w:hanging="709"/>
        <w:contextualSpacing/>
        <w:rPr>
          <w:rFonts w:asciiTheme="minorHAnsi" w:hAnsiTheme="minorHAnsi" w:cstheme="minorHAnsi"/>
          <w:sz w:val="20"/>
          <w:szCs w:val="20"/>
        </w:rPr>
      </w:pPr>
      <w:r w:rsidRPr="0068383C">
        <w:rPr>
          <w:rFonts w:asciiTheme="minorHAnsi" w:hAnsiTheme="minorHAnsi" w:cstheme="minorHAnsi"/>
          <w:sz w:val="20"/>
          <w:szCs w:val="20"/>
        </w:rPr>
        <w:lastRenderedPageBreak/>
        <w:t>Any goods or personal effects belonging to the Tenant or members of the Tenant's household which shall not have been removed from the Premises within 14 days after the expiry or sooner termination of the Tenancy created by this Agreement shall be deemed to have been abandoned, provided that the Landlord shall have used his reasonable endeavours to give written notice of the same to the Tenant.  In such circumstances the Landlord shall be entitled to dispose of such abandoned goods or personal effects as he shall see fit.  The Tenant shall in any event indemnify the Landlord for any costs incurred by the Landlord in connection with the removal, storage or sale of such items.</w:t>
      </w:r>
    </w:p>
    <w:p w14:paraId="2885F1A2" w14:textId="77777777" w:rsidR="005E339D" w:rsidRPr="005200C7" w:rsidRDefault="005E339D" w:rsidP="00841F01">
      <w:pPr>
        <w:tabs>
          <w:tab w:val="num" w:pos="1560"/>
        </w:tabs>
        <w:ind w:left="1560" w:hanging="709"/>
        <w:rPr>
          <w:rFonts w:asciiTheme="minorHAnsi" w:hAnsiTheme="minorHAnsi" w:cstheme="minorHAnsi"/>
          <w:sz w:val="20"/>
          <w:szCs w:val="20"/>
        </w:rPr>
      </w:pPr>
    </w:p>
    <w:p w14:paraId="35939869" w14:textId="77777777" w:rsidR="005E339D" w:rsidRPr="0068383C" w:rsidRDefault="005E339D" w:rsidP="00841F01">
      <w:pPr>
        <w:pStyle w:val="ListParagraph"/>
        <w:numPr>
          <w:ilvl w:val="2"/>
          <w:numId w:val="16"/>
        </w:numPr>
        <w:tabs>
          <w:tab w:val="clear" w:pos="1439"/>
          <w:tab w:val="num" w:pos="1560"/>
        </w:tabs>
        <w:autoSpaceDE/>
        <w:autoSpaceDN/>
        <w:spacing w:before="0"/>
        <w:ind w:left="1560" w:hanging="709"/>
        <w:contextualSpacing/>
        <w:rPr>
          <w:rFonts w:asciiTheme="minorHAnsi" w:hAnsiTheme="minorHAnsi" w:cstheme="minorHAnsi"/>
          <w:sz w:val="20"/>
          <w:szCs w:val="20"/>
        </w:rPr>
      </w:pPr>
      <w:r w:rsidRPr="0068383C">
        <w:rPr>
          <w:rFonts w:asciiTheme="minorHAnsi" w:hAnsiTheme="minorHAnsi" w:cstheme="minorHAnsi"/>
          <w:sz w:val="20"/>
          <w:szCs w:val="20"/>
        </w:rPr>
        <w:t>The Tenant shall pay to the Landlord any additional expenses which the Landlord shall have reasonably incurred in checking the Inventory and Schedule of Condition if the same could not reasonably be finalised until any goods or personal effects belonging to the Tenant have been removed from the Premises.</w:t>
      </w:r>
    </w:p>
    <w:p w14:paraId="0D55E306" w14:textId="77777777" w:rsidR="005200C7" w:rsidRPr="0068383C" w:rsidRDefault="005200C7" w:rsidP="00841F01">
      <w:pPr>
        <w:tabs>
          <w:tab w:val="left" w:pos="720"/>
          <w:tab w:val="left" w:pos="1440"/>
          <w:tab w:val="left" w:pos="2880"/>
          <w:tab w:val="left" w:pos="4320"/>
          <w:tab w:val="left" w:pos="5760"/>
          <w:tab w:val="left" w:pos="7200"/>
          <w:tab w:val="left" w:pos="8640"/>
          <w:tab w:val="right" w:pos="9892"/>
        </w:tabs>
        <w:rPr>
          <w:rFonts w:asciiTheme="minorHAnsi" w:hAnsiTheme="minorHAnsi" w:cstheme="minorHAnsi"/>
          <w:sz w:val="20"/>
          <w:szCs w:val="20"/>
        </w:rPr>
      </w:pPr>
    </w:p>
    <w:p w14:paraId="06C3EE55" w14:textId="2071E135" w:rsidR="005E339D" w:rsidRPr="00B44B19" w:rsidRDefault="006E7991" w:rsidP="00841F01">
      <w:pPr>
        <w:pStyle w:val="ListParagraph"/>
        <w:numPr>
          <w:ilvl w:val="0"/>
          <w:numId w:val="16"/>
        </w:numPr>
        <w:tabs>
          <w:tab w:val="clear" w:pos="720"/>
          <w:tab w:val="num" w:pos="426"/>
          <w:tab w:val="left" w:pos="2880"/>
          <w:tab w:val="left" w:pos="4320"/>
          <w:tab w:val="left" w:pos="5760"/>
          <w:tab w:val="left" w:pos="7200"/>
          <w:tab w:val="left" w:pos="8640"/>
          <w:tab w:val="right" w:pos="9892"/>
        </w:tabs>
        <w:autoSpaceDE/>
        <w:autoSpaceDN/>
        <w:ind w:hanging="578"/>
        <w:rPr>
          <w:rFonts w:asciiTheme="minorHAnsi" w:hAnsiTheme="minorHAnsi" w:cstheme="minorHAnsi"/>
          <w:sz w:val="20"/>
          <w:szCs w:val="20"/>
        </w:rPr>
      </w:pPr>
      <w:r w:rsidRPr="00B44B19">
        <w:rPr>
          <w:rFonts w:asciiTheme="minorHAnsi" w:hAnsiTheme="minorHAnsi" w:cstheme="minorHAnsi"/>
          <w:b/>
        </w:rPr>
        <w:t xml:space="preserve">THE TENANT AGREES WITH THE LANDLORD </w:t>
      </w:r>
      <w:r w:rsidRPr="00B44B19">
        <w:rPr>
          <w:rFonts w:asciiTheme="minorHAnsi" w:hAnsiTheme="minorHAnsi" w:cstheme="minorHAnsi"/>
        </w:rPr>
        <w:t>AS FOLLOWS:-</w:t>
      </w:r>
    </w:p>
    <w:p w14:paraId="3005CF98" w14:textId="77777777" w:rsidR="00B44B19" w:rsidRPr="00B44B19" w:rsidRDefault="00B44B19" w:rsidP="00841F01">
      <w:pPr>
        <w:pStyle w:val="ListParagraph"/>
        <w:tabs>
          <w:tab w:val="left" w:pos="2880"/>
          <w:tab w:val="left" w:pos="4320"/>
          <w:tab w:val="left" w:pos="5760"/>
          <w:tab w:val="left" w:pos="7200"/>
          <w:tab w:val="left" w:pos="8640"/>
          <w:tab w:val="right" w:pos="9892"/>
        </w:tabs>
        <w:autoSpaceDE/>
        <w:autoSpaceDN/>
        <w:ind w:left="720" w:firstLine="0"/>
        <w:rPr>
          <w:rFonts w:asciiTheme="minorHAnsi" w:hAnsiTheme="minorHAnsi" w:cstheme="minorHAnsi"/>
          <w:sz w:val="12"/>
          <w:szCs w:val="12"/>
        </w:rPr>
      </w:pPr>
    </w:p>
    <w:p w14:paraId="1BE584A3" w14:textId="6DF0DCE3" w:rsidR="00B44B19" w:rsidRPr="00B44B19" w:rsidRDefault="005E339D" w:rsidP="00B43417">
      <w:pPr>
        <w:pStyle w:val="ListParagraph"/>
        <w:numPr>
          <w:ilvl w:val="1"/>
          <w:numId w:val="16"/>
        </w:numPr>
        <w:tabs>
          <w:tab w:val="clear" w:pos="1161"/>
          <w:tab w:val="num" w:pos="851"/>
          <w:tab w:val="left" w:pos="2880"/>
          <w:tab w:val="left" w:pos="4320"/>
          <w:tab w:val="left" w:pos="5760"/>
          <w:tab w:val="left" w:pos="7200"/>
          <w:tab w:val="left" w:pos="8640"/>
          <w:tab w:val="right" w:pos="9892"/>
        </w:tabs>
        <w:ind w:hanging="1019"/>
        <w:rPr>
          <w:rFonts w:asciiTheme="minorHAnsi" w:hAnsiTheme="minorHAnsi" w:cstheme="minorHAnsi"/>
        </w:rPr>
      </w:pPr>
      <w:r w:rsidRPr="006E7991">
        <w:rPr>
          <w:rFonts w:asciiTheme="minorHAnsi" w:hAnsiTheme="minorHAnsi" w:cstheme="minorHAnsi"/>
          <w:b/>
        </w:rPr>
        <w:t>Rent</w:t>
      </w:r>
    </w:p>
    <w:p w14:paraId="5AF58274" w14:textId="6C47DC91" w:rsidR="006E7991" w:rsidRPr="006E7991" w:rsidRDefault="005E339D" w:rsidP="00841F01">
      <w:pPr>
        <w:pStyle w:val="ListParagraph"/>
        <w:numPr>
          <w:ilvl w:val="2"/>
          <w:numId w:val="16"/>
        </w:numPr>
        <w:tabs>
          <w:tab w:val="clear" w:pos="1439"/>
          <w:tab w:val="num" w:pos="1560"/>
          <w:tab w:val="left" w:pos="2880"/>
          <w:tab w:val="left" w:pos="4320"/>
          <w:tab w:val="left" w:pos="5760"/>
          <w:tab w:val="left" w:pos="7200"/>
          <w:tab w:val="left" w:pos="8640"/>
          <w:tab w:val="right" w:pos="9892"/>
        </w:tabs>
        <w:ind w:left="1560" w:hanging="709"/>
        <w:rPr>
          <w:rFonts w:asciiTheme="minorHAnsi" w:hAnsiTheme="minorHAnsi" w:cstheme="minorHAnsi"/>
        </w:rPr>
      </w:pPr>
      <w:r w:rsidRPr="006E7991">
        <w:rPr>
          <w:rFonts w:asciiTheme="minorHAnsi" w:hAnsiTheme="minorHAnsi" w:cstheme="minorHAnsi"/>
          <w:sz w:val="20"/>
          <w:szCs w:val="20"/>
        </w:rPr>
        <w:t>To pay the rent according to the terms of this Agreement whether formally demanded or not in accordance with clause 3 above.</w:t>
      </w:r>
    </w:p>
    <w:p w14:paraId="7A457A9C" w14:textId="76274100" w:rsidR="005E339D" w:rsidRPr="006E7991" w:rsidRDefault="005E339D" w:rsidP="00841F01">
      <w:pPr>
        <w:pStyle w:val="ListParagraph"/>
        <w:numPr>
          <w:ilvl w:val="2"/>
          <w:numId w:val="16"/>
        </w:numPr>
        <w:tabs>
          <w:tab w:val="clear" w:pos="1439"/>
          <w:tab w:val="num" w:pos="1560"/>
          <w:tab w:val="left" w:pos="2880"/>
          <w:tab w:val="left" w:pos="4320"/>
          <w:tab w:val="left" w:pos="5760"/>
          <w:tab w:val="left" w:pos="7200"/>
          <w:tab w:val="left" w:pos="8640"/>
          <w:tab w:val="right" w:pos="9892"/>
        </w:tabs>
        <w:ind w:left="1560" w:hanging="709"/>
        <w:rPr>
          <w:rFonts w:asciiTheme="minorHAnsi" w:hAnsiTheme="minorHAnsi" w:cstheme="minorHAnsi"/>
        </w:rPr>
      </w:pPr>
      <w:r w:rsidRPr="006E7991">
        <w:rPr>
          <w:rFonts w:asciiTheme="minorHAnsi" w:hAnsiTheme="minorHAnsi" w:cstheme="minorHAnsi"/>
          <w:sz w:val="20"/>
          <w:szCs w:val="20"/>
        </w:rPr>
        <w:t xml:space="preserve">The Tenant shall pay to the Landlord interest at the rate of 3% per annum </w:t>
      </w:r>
      <w:r w:rsidRPr="00D241B8">
        <w:rPr>
          <w:rFonts w:asciiTheme="minorHAnsi" w:hAnsiTheme="minorHAnsi" w:cstheme="minorHAnsi"/>
          <w:sz w:val="20"/>
          <w:szCs w:val="20"/>
        </w:rPr>
        <w:t xml:space="preserve">above </w:t>
      </w:r>
      <w:r w:rsidRPr="00D241B8">
        <w:rPr>
          <w:rFonts w:asciiTheme="minorHAnsi" w:hAnsiTheme="minorHAnsi" w:cstheme="minorHAnsi"/>
          <w:sz w:val="20"/>
          <w:szCs w:val="20"/>
          <w:highlight w:val="yellow"/>
        </w:rPr>
        <w:t>[</w:t>
      </w:r>
      <w:r w:rsidRPr="00D241B8">
        <w:rPr>
          <w:rFonts w:asciiTheme="minorHAnsi" w:hAnsiTheme="minorHAnsi" w:cstheme="minorHAnsi"/>
          <w:i/>
          <w:sz w:val="20"/>
          <w:szCs w:val="20"/>
          <w:highlight w:val="yellow"/>
        </w:rPr>
        <w:t>Barclays</w:t>
      </w:r>
      <w:r w:rsidRPr="00D241B8">
        <w:rPr>
          <w:rFonts w:asciiTheme="minorHAnsi" w:hAnsiTheme="minorHAnsi" w:cstheme="minorHAnsi"/>
          <w:sz w:val="20"/>
          <w:szCs w:val="20"/>
          <w:highlight w:val="yellow"/>
        </w:rPr>
        <w:t>]</w:t>
      </w:r>
      <w:r w:rsidRPr="006E7991">
        <w:rPr>
          <w:rFonts w:asciiTheme="minorHAnsi" w:hAnsiTheme="minorHAnsi" w:cstheme="minorHAnsi"/>
          <w:sz w:val="20"/>
          <w:szCs w:val="20"/>
        </w:rPr>
        <w:t xml:space="preserve"> Bank Plc base rate from time to time on any rent or any other money payable under this Agreement remaining unpaid for more than 14 days after the day on which it became payable.</w:t>
      </w:r>
    </w:p>
    <w:p w14:paraId="567DB0A0" w14:textId="77777777" w:rsidR="005E339D" w:rsidRPr="0068383C" w:rsidRDefault="005E339D" w:rsidP="00841F01">
      <w:pPr>
        <w:ind w:left="1250"/>
        <w:rPr>
          <w:rFonts w:asciiTheme="minorHAnsi" w:hAnsiTheme="minorHAnsi" w:cstheme="minorHAnsi"/>
          <w:sz w:val="20"/>
          <w:szCs w:val="20"/>
        </w:rPr>
      </w:pPr>
    </w:p>
    <w:p w14:paraId="7477D5E6" w14:textId="348D7F3C" w:rsidR="005E339D" w:rsidRPr="00EC68EB" w:rsidRDefault="005E339D" w:rsidP="00B43417">
      <w:pPr>
        <w:pStyle w:val="ListParagraph"/>
        <w:numPr>
          <w:ilvl w:val="1"/>
          <w:numId w:val="16"/>
        </w:numPr>
        <w:tabs>
          <w:tab w:val="clear" w:pos="1161"/>
          <w:tab w:val="num" w:pos="851"/>
        </w:tabs>
        <w:autoSpaceDE/>
        <w:autoSpaceDN/>
        <w:spacing w:before="0"/>
        <w:ind w:hanging="1019"/>
        <w:contextualSpacing/>
        <w:rPr>
          <w:rFonts w:asciiTheme="minorHAnsi" w:hAnsiTheme="minorHAnsi" w:cstheme="minorHAnsi"/>
        </w:rPr>
      </w:pPr>
      <w:r w:rsidRPr="00EC68EB">
        <w:rPr>
          <w:rFonts w:asciiTheme="minorHAnsi" w:hAnsiTheme="minorHAnsi" w:cstheme="minorHAnsi"/>
          <w:b/>
        </w:rPr>
        <w:t>Conditions of Premises, Repair and Cleaning</w:t>
      </w:r>
    </w:p>
    <w:p w14:paraId="2ABD522E" w14:textId="77777777" w:rsidR="00EC68EB" w:rsidRPr="00EC68EB" w:rsidRDefault="00EC68EB" w:rsidP="00841F01">
      <w:pPr>
        <w:pStyle w:val="ListParagraph"/>
        <w:autoSpaceDE/>
        <w:autoSpaceDN/>
        <w:spacing w:before="0"/>
        <w:ind w:left="720" w:firstLine="0"/>
        <w:contextualSpacing/>
        <w:rPr>
          <w:rFonts w:asciiTheme="minorHAnsi" w:hAnsiTheme="minorHAnsi" w:cstheme="minorHAnsi"/>
        </w:rPr>
      </w:pPr>
    </w:p>
    <w:p w14:paraId="3455BDC9" w14:textId="77777777" w:rsidR="005E339D" w:rsidRPr="0068383C" w:rsidRDefault="005E339D" w:rsidP="00841F01">
      <w:pPr>
        <w:pStyle w:val="ListParagraph"/>
        <w:numPr>
          <w:ilvl w:val="2"/>
          <w:numId w:val="16"/>
        </w:numPr>
        <w:tabs>
          <w:tab w:val="clear" w:pos="1439"/>
          <w:tab w:val="num" w:pos="1701"/>
        </w:tabs>
        <w:autoSpaceDE/>
        <w:autoSpaceDN/>
        <w:spacing w:before="0"/>
        <w:ind w:left="1560" w:hanging="709"/>
        <w:contextualSpacing/>
        <w:rPr>
          <w:rFonts w:asciiTheme="minorHAnsi" w:hAnsiTheme="minorHAnsi" w:cstheme="minorHAnsi"/>
          <w:sz w:val="20"/>
          <w:szCs w:val="20"/>
        </w:rPr>
      </w:pPr>
      <w:r w:rsidRPr="0068383C">
        <w:rPr>
          <w:rFonts w:asciiTheme="minorHAnsi" w:hAnsiTheme="minorHAnsi" w:cstheme="minorHAnsi"/>
          <w:sz w:val="20"/>
          <w:szCs w:val="20"/>
        </w:rPr>
        <w:t>To keep the interior of the Premises including any Fixtures and Fittings in good repair and condition throughout the Term (excepting only those installations which the Landlord is liable to repair under Section 11 of the Landlord and Tenant Act 1985) and also to keep the interior of the Premises in good decorative order and condition throughout the Term (damage by fire excepted unless the same shall result from any act or omission on the part of the Tenant or any person residing or sleeping in or visiting the Premises).</w:t>
      </w:r>
    </w:p>
    <w:p w14:paraId="585E8AC8" w14:textId="77777777" w:rsidR="005E339D" w:rsidRPr="00EC68EB" w:rsidRDefault="005E339D" w:rsidP="00841F01">
      <w:pPr>
        <w:tabs>
          <w:tab w:val="num" w:pos="1701"/>
        </w:tabs>
        <w:ind w:left="1560" w:hanging="709"/>
        <w:rPr>
          <w:rFonts w:asciiTheme="minorHAnsi" w:hAnsiTheme="minorHAnsi" w:cstheme="minorHAnsi"/>
          <w:sz w:val="20"/>
          <w:szCs w:val="20"/>
        </w:rPr>
      </w:pPr>
    </w:p>
    <w:p w14:paraId="780DA848" w14:textId="47F990FF" w:rsidR="005E339D" w:rsidRDefault="005E339D" w:rsidP="00841F01">
      <w:pPr>
        <w:pStyle w:val="ListParagraph"/>
        <w:numPr>
          <w:ilvl w:val="2"/>
          <w:numId w:val="16"/>
        </w:numPr>
        <w:tabs>
          <w:tab w:val="clear" w:pos="1439"/>
          <w:tab w:val="num" w:pos="1701"/>
        </w:tabs>
        <w:autoSpaceDE/>
        <w:autoSpaceDN/>
        <w:spacing w:before="0"/>
        <w:ind w:left="1560" w:hanging="709"/>
        <w:contextualSpacing/>
        <w:rPr>
          <w:rFonts w:asciiTheme="minorHAnsi" w:hAnsiTheme="minorHAnsi" w:cstheme="minorHAnsi"/>
          <w:sz w:val="20"/>
          <w:szCs w:val="20"/>
        </w:rPr>
      </w:pPr>
      <w:r w:rsidRPr="0068383C">
        <w:rPr>
          <w:rFonts w:asciiTheme="minorHAnsi" w:hAnsiTheme="minorHAnsi" w:cstheme="minorHAnsi"/>
          <w:sz w:val="20"/>
          <w:szCs w:val="20"/>
        </w:rPr>
        <w:t>To use the Premises in a tenant-like manner and to take reasonable care of the Premises including any Fixtures and Fittings and to keep the Premises and any Fixtures and Fittings in a clean and tidy condition throughout the Term.  To deliver up the Premises with vacant possession and the Fixtures and Fittings at the determination of the Term in the same condition and order as at the commencement of the Term and in accordance with the Tenant's obligations and to deliver all keys to the Premises to the Landlord.</w:t>
      </w:r>
    </w:p>
    <w:p w14:paraId="425C84DB" w14:textId="77777777" w:rsidR="00EC68EB" w:rsidRPr="00EC68EB" w:rsidRDefault="00EC68EB" w:rsidP="00841F01">
      <w:pPr>
        <w:tabs>
          <w:tab w:val="num" w:pos="1701"/>
        </w:tabs>
        <w:autoSpaceDE/>
        <w:autoSpaceDN/>
        <w:ind w:left="1560" w:hanging="709"/>
        <w:contextualSpacing/>
        <w:rPr>
          <w:rFonts w:asciiTheme="minorHAnsi" w:hAnsiTheme="minorHAnsi" w:cstheme="minorHAnsi"/>
          <w:sz w:val="20"/>
          <w:szCs w:val="20"/>
        </w:rPr>
      </w:pPr>
    </w:p>
    <w:p w14:paraId="28B2D9A9" w14:textId="64F569A7" w:rsidR="005E339D" w:rsidRDefault="005E339D" w:rsidP="00841F01">
      <w:pPr>
        <w:numPr>
          <w:ilvl w:val="2"/>
          <w:numId w:val="16"/>
        </w:numPr>
        <w:tabs>
          <w:tab w:val="clear" w:pos="1439"/>
          <w:tab w:val="num" w:pos="1701"/>
        </w:tabs>
        <w:autoSpaceDE/>
        <w:autoSpaceDN/>
        <w:ind w:left="1560" w:hanging="709"/>
        <w:rPr>
          <w:rFonts w:asciiTheme="minorHAnsi" w:hAnsiTheme="minorHAnsi" w:cstheme="minorHAnsi"/>
          <w:sz w:val="20"/>
          <w:szCs w:val="20"/>
        </w:rPr>
      </w:pPr>
      <w:r w:rsidRPr="0068383C">
        <w:rPr>
          <w:rFonts w:asciiTheme="minorHAnsi" w:hAnsiTheme="minorHAnsi" w:cstheme="minorHAnsi"/>
          <w:sz w:val="20"/>
          <w:szCs w:val="20"/>
        </w:rPr>
        <w:t>To make good all damages, breakages, and losses to the Premises and its contents that may occur during the Term caused by the act or omission of the Tenant or any person who is residing or sleeping in or visiting the Premises (with the exception of fair wear and tear).</w:t>
      </w:r>
    </w:p>
    <w:p w14:paraId="661FA6CE" w14:textId="77777777" w:rsidR="00EC68EB" w:rsidRPr="00EC68EB" w:rsidRDefault="00EC68EB" w:rsidP="00841F01">
      <w:pPr>
        <w:tabs>
          <w:tab w:val="num" w:pos="1701"/>
        </w:tabs>
        <w:autoSpaceDE/>
        <w:autoSpaceDN/>
        <w:ind w:left="1560" w:hanging="709"/>
        <w:rPr>
          <w:rFonts w:asciiTheme="minorHAnsi" w:hAnsiTheme="minorHAnsi" w:cstheme="minorHAnsi"/>
          <w:sz w:val="20"/>
          <w:szCs w:val="20"/>
        </w:rPr>
      </w:pPr>
    </w:p>
    <w:p w14:paraId="7054DE7D" w14:textId="77777777" w:rsidR="005E339D" w:rsidRPr="0068383C" w:rsidRDefault="005E339D" w:rsidP="00841F01">
      <w:pPr>
        <w:numPr>
          <w:ilvl w:val="2"/>
          <w:numId w:val="16"/>
        </w:numPr>
        <w:tabs>
          <w:tab w:val="clear" w:pos="1439"/>
          <w:tab w:val="num" w:pos="1701"/>
        </w:tabs>
        <w:autoSpaceDE/>
        <w:autoSpaceDN/>
        <w:ind w:left="1560" w:hanging="709"/>
        <w:rPr>
          <w:rFonts w:asciiTheme="minorHAnsi" w:hAnsiTheme="minorHAnsi" w:cstheme="minorHAnsi"/>
          <w:sz w:val="20"/>
          <w:szCs w:val="20"/>
        </w:rPr>
      </w:pPr>
      <w:r w:rsidRPr="0068383C">
        <w:rPr>
          <w:rFonts w:asciiTheme="minorHAnsi" w:hAnsiTheme="minorHAnsi" w:cstheme="minorHAnsi"/>
          <w:sz w:val="20"/>
          <w:szCs w:val="20"/>
        </w:rPr>
        <w:t>To keep all electric lights in good working order and in particular to replace all fuses, bulbs and fluorescent tubes as and when necessary.</w:t>
      </w:r>
    </w:p>
    <w:p w14:paraId="02E86729" w14:textId="77777777" w:rsidR="005E339D" w:rsidRPr="0068383C" w:rsidRDefault="005E339D" w:rsidP="00841F01">
      <w:pPr>
        <w:tabs>
          <w:tab w:val="num" w:pos="1701"/>
        </w:tabs>
        <w:ind w:left="1560" w:hanging="709"/>
        <w:rPr>
          <w:rFonts w:asciiTheme="minorHAnsi" w:hAnsiTheme="minorHAnsi" w:cstheme="minorHAnsi"/>
          <w:sz w:val="20"/>
          <w:szCs w:val="20"/>
        </w:rPr>
      </w:pPr>
    </w:p>
    <w:p w14:paraId="28CA4C37" w14:textId="77777777" w:rsidR="005E339D" w:rsidRPr="0068383C" w:rsidRDefault="005E339D" w:rsidP="00841F01">
      <w:pPr>
        <w:numPr>
          <w:ilvl w:val="2"/>
          <w:numId w:val="16"/>
        </w:numPr>
        <w:tabs>
          <w:tab w:val="clear" w:pos="1439"/>
          <w:tab w:val="num" w:pos="1701"/>
        </w:tabs>
        <w:autoSpaceDE/>
        <w:autoSpaceDN/>
        <w:ind w:left="1560" w:hanging="709"/>
        <w:rPr>
          <w:rFonts w:asciiTheme="minorHAnsi" w:hAnsiTheme="minorHAnsi" w:cstheme="minorHAnsi"/>
          <w:sz w:val="20"/>
          <w:szCs w:val="20"/>
        </w:rPr>
      </w:pPr>
      <w:r w:rsidRPr="0068383C">
        <w:rPr>
          <w:rFonts w:asciiTheme="minorHAnsi" w:hAnsiTheme="minorHAnsi" w:cstheme="minorHAnsi"/>
          <w:sz w:val="20"/>
          <w:szCs w:val="20"/>
        </w:rPr>
        <w:t>To replace all broken glass in the Premises promptly with the same quality glass, where the Tenant or any person who is residing or sleeping in or visiting the Premises causes the breakage.</w:t>
      </w:r>
    </w:p>
    <w:p w14:paraId="73DA95EC" w14:textId="77777777" w:rsidR="005E339D" w:rsidRPr="0068383C" w:rsidRDefault="005E339D" w:rsidP="00841F01">
      <w:pPr>
        <w:tabs>
          <w:tab w:val="num" w:pos="1701"/>
        </w:tabs>
        <w:ind w:left="1560" w:hanging="709"/>
        <w:rPr>
          <w:rFonts w:asciiTheme="minorHAnsi" w:hAnsiTheme="minorHAnsi" w:cstheme="minorHAnsi"/>
          <w:sz w:val="20"/>
          <w:szCs w:val="20"/>
        </w:rPr>
      </w:pPr>
    </w:p>
    <w:p w14:paraId="23B67B91" w14:textId="77777777" w:rsidR="005E339D" w:rsidRPr="0068383C" w:rsidRDefault="005E339D" w:rsidP="00841F01">
      <w:pPr>
        <w:numPr>
          <w:ilvl w:val="2"/>
          <w:numId w:val="16"/>
        </w:numPr>
        <w:tabs>
          <w:tab w:val="clear" w:pos="1439"/>
          <w:tab w:val="num" w:pos="1701"/>
        </w:tabs>
        <w:autoSpaceDE/>
        <w:autoSpaceDN/>
        <w:ind w:left="1560" w:hanging="709"/>
        <w:rPr>
          <w:rFonts w:asciiTheme="minorHAnsi" w:hAnsiTheme="minorHAnsi" w:cstheme="minorHAnsi"/>
          <w:sz w:val="20"/>
          <w:szCs w:val="20"/>
        </w:rPr>
      </w:pPr>
      <w:r w:rsidRPr="0068383C">
        <w:rPr>
          <w:rFonts w:asciiTheme="minorHAnsi" w:hAnsiTheme="minorHAnsi" w:cstheme="minorHAnsi"/>
          <w:sz w:val="20"/>
          <w:szCs w:val="20"/>
        </w:rPr>
        <w:t>To notify the Landlord promptly, and preferably in writing, as soon as any repairs and other matters falling within the Landlord’s obligations to repair the Premises or the Fixtures and Fittings come to the notice of the Tenant.</w:t>
      </w:r>
    </w:p>
    <w:p w14:paraId="2AAF34D5" w14:textId="77777777" w:rsidR="005E339D" w:rsidRDefault="005E339D" w:rsidP="00841F01">
      <w:pPr>
        <w:tabs>
          <w:tab w:val="num" w:pos="1701"/>
        </w:tabs>
        <w:ind w:left="1560" w:hanging="709"/>
        <w:rPr>
          <w:rFonts w:asciiTheme="minorHAnsi" w:hAnsiTheme="minorHAnsi" w:cstheme="minorHAnsi"/>
          <w:sz w:val="20"/>
          <w:szCs w:val="20"/>
        </w:rPr>
      </w:pPr>
    </w:p>
    <w:p w14:paraId="6C9C92D6" w14:textId="77777777" w:rsidR="005738C9" w:rsidRDefault="005738C9" w:rsidP="00841F01">
      <w:pPr>
        <w:tabs>
          <w:tab w:val="num" w:pos="1701"/>
        </w:tabs>
        <w:ind w:left="1560" w:hanging="709"/>
        <w:rPr>
          <w:rFonts w:asciiTheme="minorHAnsi" w:hAnsiTheme="minorHAnsi" w:cstheme="minorHAnsi"/>
          <w:sz w:val="20"/>
          <w:szCs w:val="20"/>
        </w:rPr>
      </w:pPr>
    </w:p>
    <w:p w14:paraId="1F959033" w14:textId="77777777" w:rsidR="00983759" w:rsidRDefault="00983759" w:rsidP="00841F01">
      <w:pPr>
        <w:tabs>
          <w:tab w:val="num" w:pos="1701"/>
        </w:tabs>
        <w:ind w:left="1560" w:hanging="709"/>
        <w:rPr>
          <w:rFonts w:asciiTheme="minorHAnsi" w:hAnsiTheme="minorHAnsi" w:cstheme="minorHAnsi"/>
          <w:sz w:val="20"/>
          <w:szCs w:val="20"/>
        </w:rPr>
      </w:pPr>
    </w:p>
    <w:p w14:paraId="21C5976E" w14:textId="77777777" w:rsidR="00983759" w:rsidRPr="00EC68EB" w:rsidRDefault="00983759" w:rsidP="00841F01">
      <w:pPr>
        <w:tabs>
          <w:tab w:val="num" w:pos="1701"/>
        </w:tabs>
        <w:ind w:left="1560" w:hanging="709"/>
        <w:rPr>
          <w:rFonts w:asciiTheme="minorHAnsi" w:hAnsiTheme="minorHAnsi" w:cstheme="minorHAnsi"/>
          <w:sz w:val="20"/>
          <w:szCs w:val="20"/>
        </w:rPr>
      </w:pPr>
    </w:p>
    <w:p w14:paraId="1E8A89FA" w14:textId="77777777" w:rsidR="005E339D" w:rsidRPr="0068383C" w:rsidRDefault="005E339D" w:rsidP="00841F01">
      <w:pPr>
        <w:numPr>
          <w:ilvl w:val="2"/>
          <w:numId w:val="16"/>
        </w:numPr>
        <w:tabs>
          <w:tab w:val="clear" w:pos="1439"/>
          <w:tab w:val="num" w:pos="1701"/>
        </w:tabs>
        <w:autoSpaceDE/>
        <w:autoSpaceDN/>
        <w:ind w:left="1560" w:hanging="709"/>
        <w:rPr>
          <w:rFonts w:asciiTheme="minorHAnsi" w:hAnsiTheme="minorHAnsi" w:cstheme="minorHAnsi"/>
          <w:sz w:val="20"/>
          <w:szCs w:val="20"/>
        </w:rPr>
      </w:pPr>
      <w:r w:rsidRPr="0068383C">
        <w:rPr>
          <w:rFonts w:asciiTheme="minorHAnsi" w:hAnsiTheme="minorHAnsi" w:cstheme="minorHAnsi"/>
          <w:sz w:val="20"/>
          <w:szCs w:val="20"/>
        </w:rPr>
        <w:lastRenderedPageBreak/>
        <w:t>Upon the Landlord or the Landlord's Agent giving the Tenant written notice requiring the Tenant to carry out any repairs or other works for which the Tenant is responsible under this Agreement, to carry out the same within a reasonable time.</w:t>
      </w:r>
    </w:p>
    <w:p w14:paraId="451577AD" w14:textId="344F1454" w:rsidR="00EC68EB" w:rsidRDefault="00EC68EB" w:rsidP="00841F01">
      <w:pPr>
        <w:rPr>
          <w:rFonts w:asciiTheme="minorHAnsi" w:hAnsiTheme="minorHAnsi" w:cstheme="minorHAnsi"/>
          <w:sz w:val="20"/>
          <w:szCs w:val="20"/>
        </w:rPr>
      </w:pPr>
    </w:p>
    <w:p w14:paraId="67B7456F" w14:textId="77777777" w:rsidR="005E339D" w:rsidRPr="0068383C" w:rsidRDefault="005E339D" w:rsidP="00841F01">
      <w:pPr>
        <w:numPr>
          <w:ilvl w:val="2"/>
          <w:numId w:val="16"/>
        </w:numPr>
        <w:autoSpaceDE/>
        <w:autoSpaceDN/>
        <w:rPr>
          <w:rFonts w:asciiTheme="minorHAnsi" w:hAnsiTheme="minorHAnsi" w:cstheme="minorHAnsi"/>
          <w:sz w:val="20"/>
          <w:szCs w:val="20"/>
        </w:rPr>
      </w:pPr>
      <w:r w:rsidRPr="0068383C">
        <w:rPr>
          <w:rFonts w:asciiTheme="minorHAnsi" w:hAnsiTheme="minorHAnsi" w:cstheme="minorHAnsi"/>
          <w:sz w:val="20"/>
          <w:szCs w:val="20"/>
        </w:rPr>
        <w:t>To keep the windows of the Premises clean.</w:t>
      </w:r>
    </w:p>
    <w:p w14:paraId="7CEFA523" w14:textId="77777777" w:rsidR="005E339D" w:rsidRPr="0068383C" w:rsidRDefault="005E339D" w:rsidP="00841F01">
      <w:pPr>
        <w:ind w:hanging="709"/>
        <w:rPr>
          <w:rFonts w:asciiTheme="minorHAnsi" w:hAnsiTheme="minorHAnsi" w:cstheme="minorHAnsi"/>
          <w:sz w:val="20"/>
          <w:szCs w:val="20"/>
        </w:rPr>
      </w:pPr>
    </w:p>
    <w:p w14:paraId="109F2C8C" w14:textId="77777777" w:rsidR="005E339D" w:rsidRPr="0068383C" w:rsidRDefault="005E339D" w:rsidP="00841F01">
      <w:pPr>
        <w:numPr>
          <w:ilvl w:val="2"/>
          <w:numId w:val="16"/>
        </w:numPr>
        <w:autoSpaceDE/>
        <w:autoSpaceDN/>
        <w:rPr>
          <w:rFonts w:asciiTheme="minorHAnsi" w:hAnsiTheme="minorHAnsi" w:cstheme="minorHAnsi"/>
          <w:sz w:val="20"/>
          <w:szCs w:val="20"/>
        </w:rPr>
      </w:pPr>
      <w:r w:rsidRPr="0068383C">
        <w:rPr>
          <w:rFonts w:asciiTheme="minorHAnsi" w:hAnsiTheme="minorHAnsi" w:cstheme="minorHAnsi"/>
          <w:sz w:val="20"/>
          <w:szCs w:val="20"/>
        </w:rPr>
        <w:t>To wash and clean all items that may have become soiled during the Term.</w:t>
      </w:r>
    </w:p>
    <w:p w14:paraId="457CC203" w14:textId="77777777" w:rsidR="005E339D" w:rsidRPr="0068383C" w:rsidRDefault="005E339D" w:rsidP="00841F01">
      <w:pPr>
        <w:ind w:hanging="709"/>
        <w:rPr>
          <w:rFonts w:asciiTheme="minorHAnsi" w:hAnsiTheme="minorHAnsi" w:cstheme="minorHAnsi"/>
          <w:sz w:val="20"/>
          <w:szCs w:val="20"/>
        </w:rPr>
      </w:pPr>
    </w:p>
    <w:p w14:paraId="5E2BCE0C" w14:textId="77777777" w:rsidR="005E339D" w:rsidRPr="0068383C" w:rsidRDefault="005E339D" w:rsidP="00841F01">
      <w:pPr>
        <w:numPr>
          <w:ilvl w:val="2"/>
          <w:numId w:val="16"/>
        </w:numPr>
        <w:autoSpaceDE/>
        <w:autoSpaceDN/>
        <w:rPr>
          <w:rFonts w:asciiTheme="minorHAnsi" w:hAnsiTheme="minorHAnsi" w:cstheme="minorHAnsi"/>
          <w:sz w:val="20"/>
          <w:szCs w:val="20"/>
        </w:rPr>
      </w:pPr>
      <w:r w:rsidRPr="0068383C">
        <w:rPr>
          <w:rFonts w:asciiTheme="minorHAnsi" w:hAnsiTheme="minorHAnsi" w:cstheme="minorHAnsi"/>
          <w:sz w:val="20"/>
          <w:szCs w:val="20"/>
        </w:rPr>
        <w:t>To have all chimneys and flues (if any) thoroughly swept and cleaned as often as necessary and within 1 month prior to the termination of the tenancy.</w:t>
      </w:r>
    </w:p>
    <w:p w14:paraId="518C7DD9" w14:textId="77777777" w:rsidR="005E339D" w:rsidRPr="0068383C" w:rsidRDefault="005E339D" w:rsidP="00841F01">
      <w:pPr>
        <w:ind w:hanging="709"/>
        <w:rPr>
          <w:rFonts w:asciiTheme="minorHAnsi" w:hAnsiTheme="minorHAnsi" w:cstheme="minorHAnsi"/>
          <w:sz w:val="20"/>
          <w:szCs w:val="20"/>
        </w:rPr>
      </w:pPr>
    </w:p>
    <w:p w14:paraId="15C4BF5B" w14:textId="77777777" w:rsidR="005E339D" w:rsidRPr="0068383C" w:rsidRDefault="005E339D" w:rsidP="00841F01">
      <w:pPr>
        <w:numPr>
          <w:ilvl w:val="2"/>
          <w:numId w:val="16"/>
        </w:numPr>
        <w:autoSpaceDE/>
        <w:autoSpaceDN/>
        <w:rPr>
          <w:rFonts w:asciiTheme="minorHAnsi" w:hAnsiTheme="minorHAnsi" w:cstheme="minorHAnsi"/>
          <w:sz w:val="20"/>
          <w:szCs w:val="20"/>
        </w:rPr>
      </w:pPr>
      <w:r w:rsidRPr="0068383C">
        <w:rPr>
          <w:rFonts w:asciiTheme="minorHAnsi" w:hAnsiTheme="minorHAnsi" w:cstheme="minorHAnsi"/>
          <w:sz w:val="20"/>
          <w:szCs w:val="20"/>
        </w:rPr>
        <w:t>To take all appropriate precautions to ensure adequate ventilation to the Premises.</w:t>
      </w:r>
    </w:p>
    <w:p w14:paraId="37EDD183" w14:textId="77777777" w:rsidR="005E339D" w:rsidRPr="0068383C" w:rsidRDefault="005E339D" w:rsidP="00841F01">
      <w:pPr>
        <w:ind w:hanging="709"/>
        <w:rPr>
          <w:rFonts w:asciiTheme="minorHAnsi" w:hAnsiTheme="minorHAnsi" w:cstheme="minorHAnsi"/>
          <w:sz w:val="20"/>
          <w:szCs w:val="20"/>
        </w:rPr>
      </w:pPr>
    </w:p>
    <w:p w14:paraId="398B650F" w14:textId="77777777" w:rsidR="005E339D" w:rsidRPr="0068383C" w:rsidRDefault="005E339D" w:rsidP="00841F01">
      <w:pPr>
        <w:numPr>
          <w:ilvl w:val="2"/>
          <w:numId w:val="16"/>
        </w:numPr>
        <w:autoSpaceDE/>
        <w:autoSpaceDN/>
        <w:rPr>
          <w:rFonts w:asciiTheme="minorHAnsi" w:hAnsiTheme="minorHAnsi" w:cstheme="minorHAnsi"/>
          <w:sz w:val="20"/>
          <w:szCs w:val="20"/>
        </w:rPr>
      </w:pPr>
      <w:r w:rsidRPr="0068383C">
        <w:rPr>
          <w:rFonts w:asciiTheme="minorHAnsi" w:hAnsiTheme="minorHAnsi" w:cstheme="minorHAnsi"/>
          <w:sz w:val="20"/>
          <w:szCs w:val="20"/>
        </w:rPr>
        <w:t>(If applicable) to pay for the emptying of the septic tank or cess pit throughout the Tenancy and at the end of the Tenancy provided it has been emptied prior to the start of the Tenancy and proof has been provided by a copy of an invoice from the service provider.</w:t>
      </w:r>
    </w:p>
    <w:p w14:paraId="33B0BB74" w14:textId="77777777" w:rsidR="005E339D" w:rsidRPr="0068383C" w:rsidRDefault="005E339D" w:rsidP="00841F01">
      <w:pPr>
        <w:ind w:hanging="709"/>
        <w:rPr>
          <w:rFonts w:asciiTheme="minorHAnsi" w:hAnsiTheme="minorHAnsi" w:cstheme="minorHAnsi"/>
          <w:sz w:val="20"/>
          <w:szCs w:val="20"/>
        </w:rPr>
      </w:pPr>
    </w:p>
    <w:p w14:paraId="1E14242A" w14:textId="77777777" w:rsidR="005E339D" w:rsidRPr="0068383C" w:rsidRDefault="005E339D" w:rsidP="00841F01">
      <w:pPr>
        <w:numPr>
          <w:ilvl w:val="2"/>
          <w:numId w:val="16"/>
        </w:numPr>
        <w:autoSpaceDE/>
        <w:autoSpaceDN/>
        <w:rPr>
          <w:rFonts w:asciiTheme="minorHAnsi" w:hAnsiTheme="minorHAnsi" w:cstheme="minorHAnsi"/>
          <w:sz w:val="20"/>
          <w:szCs w:val="20"/>
        </w:rPr>
      </w:pPr>
      <w:r w:rsidRPr="0068383C">
        <w:rPr>
          <w:rFonts w:asciiTheme="minorHAnsi" w:hAnsiTheme="minorHAnsi" w:cstheme="minorHAnsi"/>
          <w:sz w:val="20"/>
          <w:szCs w:val="20"/>
        </w:rPr>
        <w:t>(If applicable) to pay to have the oil tanks filled throughout the Tenancy and at the end of the Tenancy provided they were all filled prior to the start of the Tenancy and proof has been provided by a copy of an invoice from the service provider.</w:t>
      </w:r>
    </w:p>
    <w:p w14:paraId="05BC1CA1" w14:textId="77777777" w:rsidR="005E339D" w:rsidRPr="0068383C" w:rsidRDefault="005E339D" w:rsidP="00841F01">
      <w:pPr>
        <w:ind w:hanging="709"/>
        <w:rPr>
          <w:rFonts w:asciiTheme="minorHAnsi" w:hAnsiTheme="minorHAnsi" w:cstheme="minorHAnsi"/>
          <w:sz w:val="20"/>
          <w:szCs w:val="20"/>
        </w:rPr>
      </w:pPr>
    </w:p>
    <w:p w14:paraId="1CA2F6E6" w14:textId="77777777" w:rsidR="005E339D" w:rsidRPr="0068383C" w:rsidRDefault="005E339D" w:rsidP="00841F01">
      <w:pPr>
        <w:numPr>
          <w:ilvl w:val="2"/>
          <w:numId w:val="16"/>
        </w:numPr>
        <w:autoSpaceDE/>
        <w:autoSpaceDN/>
        <w:rPr>
          <w:rFonts w:asciiTheme="minorHAnsi" w:hAnsiTheme="minorHAnsi" w:cstheme="minorHAnsi"/>
          <w:sz w:val="20"/>
          <w:szCs w:val="20"/>
        </w:rPr>
      </w:pPr>
      <w:r w:rsidRPr="0068383C">
        <w:rPr>
          <w:rFonts w:asciiTheme="minorHAnsi" w:hAnsiTheme="minorHAnsi" w:cstheme="minorHAnsi"/>
          <w:sz w:val="20"/>
          <w:szCs w:val="20"/>
        </w:rPr>
        <w:t>(If applicable) to leave the oil tank filled to the same level at the end of the Tenancy as at the commencement.</w:t>
      </w:r>
    </w:p>
    <w:p w14:paraId="32E6A80D" w14:textId="77777777" w:rsidR="005E339D" w:rsidRPr="0068383C" w:rsidRDefault="005E339D" w:rsidP="00841F01">
      <w:pPr>
        <w:ind w:hanging="709"/>
        <w:rPr>
          <w:rFonts w:asciiTheme="minorHAnsi" w:hAnsiTheme="minorHAnsi" w:cstheme="minorHAnsi"/>
          <w:sz w:val="20"/>
          <w:szCs w:val="20"/>
        </w:rPr>
      </w:pPr>
    </w:p>
    <w:p w14:paraId="55C9D409" w14:textId="77777777" w:rsidR="005E339D" w:rsidRPr="0068383C" w:rsidRDefault="005E339D" w:rsidP="00841F01">
      <w:pPr>
        <w:numPr>
          <w:ilvl w:val="2"/>
          <w:numId w:val="16"/>
        </w:numPr>
        <w:autoSpaceDE/>
        <w:autoSpaceDN/>
        <w:rPr>
          <w:rFonts w:asciiTheme="minorHAnsi" w:hAnsiTheme="minorHAnsi" w:cstheme="minorHAnsi"/>
          <w:sz w:val="20"/>
          <w:szCs w:val="20"/>
        </w:rPr>
      </w:pPr>
      <w:r w:rsidRPr="0068383C">
        <w:rPr>
          <w:rFonts w:asciiTheme="minorHAnsi" w:hAnsiTheme="minorHAnsi" w:cstheme="minorHAnsi"/>
          <w:sz w:val="20"/>
          <w:szCs w:val="20"/>
        </w:rPr>
        <w:t>(If applicable) to pay to have the oil system and boiler bled if the Tenant allows the oil supply to run out.</w:t>
      </w:r>
    </w:p>
    <w:p w14:paraId="3AD84AE4" w14:textId="77777777" w:rsidR="005E339D" w:rsidRPr="0068383C" w:rsidRDefault="005E339D" w:rsidP="00841F01">
      <w:pPr>
        <w:ind w:hanging="709"/>
        <w:rPr>
          <w:rFonts w:asciiTheme="minorHAnsi" w:hAnsiTheme="minorHAnsi" w:cstheme="minorHAnsi"/>
          <w:sz w:val="20"/>
          <w:szCs w:val="20"/>
        </w:rPr>
      </w:pPr>
    </w:p>
    <w:p w14:paraId="16BDDCB4" w14:textId="77777777" w:rsidR="005E339D" w:rsidRPr="0068383C" w:rsidRDefault="005E339D" w:rsidP="00841F01">
      <w:pPr>
        <w:numPr>
          <w:ilvl w:val="2"/>
          <w:numId w:val="16"/>
        </w:numPr>
        <w:autoSpaceDE/>
        <w:autoSpaceDN/>
        <w:rPr>
          <w:rFonts w:asciiTheme="minorHAnsi" w:hAnsiTheme="minorHAnsi" w:cstheme="minorHAnsi"/>
          <w:b/>
          <w:sz w:val="20"/>
          <w:szCs w:val="20"/>
        </w:rPr>
      </w:pPr>
      <w:r w:rsidRPr="0068383C">
        <w:rPr>
          <w:rFonts w:asciiTheme="minorHAnsi" w:hAnsiTheme="minorHAnsi" w:cstheme="minorHAnsi"/>
          <w:sz w:val="20"/>
          <w:szCs w:val="20"/>
        </w:rPr>
        <w:t>To clean and disinfect any and all showerheads in the Premises every 6 months.</w:t>
      </w:r>
      <w:r w:rsidRPr="0068383C">
        <w:rPr>
          <w:rFonts w:asciiTheme="minorHAnsi" w:hAnsiTheme="minorHAnsi" w:cstheme="minorHAnsi"/>
          <w:b/>
          <w:sz w:val="20"/>
          <w:szCs w:val="20"/>
        </w:rPr>
        <w:t xml:space="preserve"> </w:t>
      </w:r>
    </w:p>
    <w:p w14:paraId="0CC8B0FF" w14:textId="77777777" w:rsidR="005E339D" w:rsidRPr="0068383C" w:rsidRDefault="005E339D" w:rsidP="00841F01">
      <w:pPr>
        <w:rPr>
          <w:rFonts w:asciiTheme="minorHAnsi" w:hAnsiTheme="minorHAnsi" w:cstheme="minorHAnsi"/>
          <w:b/>
          <w:sz w:val="20"/>
          <w:szCs w:val="20"/>
        </w:rPr>
      </w:pPr>
    </w:p>
    <w:p w14:paraId="1063A9FA" w14:textId="69F0605A" w:rsidR="005E339D" w:rsidRPr="00EC68EB" w:rsidRDefault="005E339D" w:rsidP="00841F01">
      <w:pPr>
        <w:pStyle w:val="ListParagraph"/>
        <w:numPr>
          <w:ilvl w:val="1"/>
          <w:numId w:val="16"/>
        </w:numPr>
        <w:tabs>
          <w:tab w:val="clear" w:pos="1161"/>
          <w:tab w:val="num" w:pos="709"/>
        </w:tabs>
        <w:autoSpaceDE/>
        <w:autoSpaceDN/>
        <w:ind w:hanging="1019"/>
        <w:rPr>
          <w:rFonts w:asciiTheme="minorHAnsi" w:hAnsiTheme="minorHAnsi" w:cstheme="minorHAnsi"/>
          <w:b/>
        </w:rPr>
      </w:pPr>
      <w:r w:rsidRPr="00EC68EB">
        <w:rPr>
          <w:rFonts w:asciiTheme="minorHAnsi" w:hAnsiTheme="minorHAnsi" w:cstheme="minorHAnsi"/>
          <w:b/>
        </w:rPr>
        <w:t>Access and Inspection</w:t>
      </w:r>
    </w:p>
    <w:p w14:paraId="5A7C893A" w14:textId="77777777" w:rsidR="005E339D" w:rsidRPr="0068383C" w:rsidRDefault="005E339D" w:rsidP="00841F01">
      <w:pPr>
        <w:ind w:left="502"/>
        <w:rPr>
          <w:rFonts w:asciiTheme="minorHAnsi" w:hAnsiTheme="minorHAnsi" w:cstheme="minorHAnsi"/>
          <w:b/>
          <w:sz w:val="20"/>
          <w:szCs w:val="20"/>
        </w:rPr>
      </w:pPr>
    </w:p>
    <w:p w14:paraId="76A952C1" w14:textId="77777777" w:rsidR="005E339D" w:rsidRPr="0068383C" w:rsidRDefault="005E339D" w:rsidP="00841F01">
      <w:pPr>
        <w:numPr>
          <w:ilvl w:val="2"/>
          <w:numId w:val="16"/>
        </w:numPr>
        <w:autoSpaceDE/>
        <w:autoSpaceDN/>
        <w:rPr>
          <w:rFonts w:asciiTheme="minorHAnsi" w:hAnsiTheme="minorHAnsi" w:cstheme="minorHAnsi"/>
          <w:b/>
          <w:sz w:val="20"/>
          <w:szCs w:val="20"/>
        </w:rPr>
      </w:pPr>
      <w:r w:rsidRPr="0068383C">
        <w:rPr>
          <w:rFonts w:asciiTheme="minorHAnsi" w:hAnsiTheme="minorHAnsi" w:cstheme="minorHAnsi"/>
          <w:sz w:val="20"/>
          <w:szCs w:val="20"/>
        </w:rPr>
        <w:t>To permit the Landlord, or any superior Landlord, or the Landlord's Agent or contractors or those authorised by the Landlord, upon giving at least 24 hours’ notice in writing (except in an emergency) to enter the Premises at all reasonable times for the purpose of inspection and repair, to include inspection and repair to any adjoining or neighbouring Premises.</w:t>
      </w:r>
    </w:p>
    <w:p w14:paraId="58D8AA67" w14:textId="77777777" w:rsidR="005E339D" w:rsidRPr="0068383C" w:rsidRDefault="005E339D" w:rsidP="00841F01">
      <w:pPr>
        <w:ind w:left="1996"/>
        <w:rPr>
          <w:rFonts w:asciiTheme="minorHAnsi" w:hAnsiTheme="minorHAnsi" w:cstheme="minorHAnsi"/>
          <w:b/>
          <w:sz w:val="20"/>
          <w:szCs w:val="20"/>
        </w:rPr>
      </w:pPr>
    </w:p>
    <w:p w14:paraId="0B0E07AA" w14:textId="7F1B81CB" w:rsidR="005E339D" w:rsidRPr="0068383C" w:rsidRDefault="005E339D" w:rsidP="00841F01">
      <w:pPr>
        <w:numPr>
          <w:ilvl w:val="2"/>
          <w:numId w:val="16"/>
        </w:numPr>
        <w:autoSpaceDE/>
        <w:autoSpaceDN/>
        <w:rPr>
          <w:rFonts w:asciiTheme="minorHAnsi" w:hAnsiTheme="minorHAnsi" w:cstheme="minorHAnsi"/>
          <w:b/>
          <w:sz w:val="20"/>
          <w:szCs w:val="20"/>
        </w:rPr>
      </w:pPr>
      <w:r w:rsidRPr="0068383C">
        <w:rPr>
          <w:rFonts w:asciiTheme="minorHAnsi" w:hAnsiTheme="minorHAnsi" w:cstheme="minorHAnsi"/>
          <w:sz w:val="20"/>
          <w:szCs w:val="20"/>
        </w:rPr>
        <w:t>To permit the Premises to be viewed during the last 2 months of the Term at all     reasonable times upon previous appointment during normal working hours made by any person who is or is acting on behalf of a prospective purchaser or tenant of the Premises who is authorised by the Landlord or the Landlord's Agent to view the Premises and to erect "For Sale" or "To Let" boards at their discretion.</w:t>
      </w:r>
    </w:p>
    <w:p w14:paraId="3448BADB" w14:textId="77777777" w:rsidR="005E339D" w:rsidRPr="0068383C" w:rsidRDefault="005E339D" w:rsidP="00841F01">
      <w:pPr>
        <w:tabs>
          <w:tab w:val="left" w:pos="270"/>
          <w:tab w:val="left" w:pos="1020"/>
        </w:tabs>
        <w:rPr>
          <w:rFonts w:asciiTheme="minorHAnsi" w:hAnsiTheme="minorHAnsi" w:cstheme="minorHAnsi"/>
          <w:sz w:val="20"/>
          <w:szCs w:val="20"/>
        </w:rPr>
      </w:pPr>
    </w:p>
    <w:p w14:paraId="653542F1" w14:textId="77777777" w:rsidR="005E339D" w:rsidRPr="00983759" w:rsidRDefault="005E339D" w:rsidP="00841F01">
      <w:pPr>
        <w:pStyle w:val="ListParagraph"/>
        <w:numPr>
          <w:ilvl w:val="1"/>
          <w:numId w:val="16"/>
        </w:numPr>
        <w:tabs>
          <w:tab w:val="clear" w:pos="1161"/>
          <w:tab w:val="num" w:pos="567"/>
          <w:tab w:val="left" w:pos="1276"/>
        </w:tabs>
        <w:autoSpaceDE/>
        <w:autoSpaceDN/>
        <w:spacing w:before="0"/>
        <w:ind w:hanging="1019"/>
        <w:contextualSpacing/>
        <w:rPr>
          <w:rFonts w:asciiTheme="minorHAnsi" w:hAnsiTheme="minorHAnsi" w:cstheme="minorHAnsi"/>
        </w:rPr>
      </w:pPr>
      <w:r w:rsidRPr="00983759">
        <w:rPr>
          <w:rFonts w:asciiTheme="minorHAnsi" w:hAnsiTheme="minorHAnsi" w:cstheme="minorHAnsi"/>
          <w:b/>
        </w:rPr>
        <w:t xml:space="preserve">     Insurance</w:t>
      </w:r>
    </w:p>
    <w:p w14:paraId="4755FA28" w14:textId="77777777" w:rsidR="005E339D" w:rsidRPr="0068383C" w:rsidRDefault="005E339D" w:rsidP="00841F01">
      <w:pPr>
        <w:tabs>
          <w:tab w:val="left" w:pos="270"/>
          <w:tab w:val="left" w:pos="720"/>
          <w:tab w:val="left" w:pos="1020"/>
        </w:tabs>
        <w:ind w:left="352"/>
        <w:rPr>
          <w:rFonts w:asciiTheme="minorHAnsi" w:hAnsiTheme="minorHAnsi" w:cstheme="minorHAnsi"/>
          <w:sz w:val="20"/>
          <w:szCs w:val="20"/>
        </w:rPr>
      </w:pPr>
    </w:p>
    <w:p w14:paraId="486AABDE" w14:textId="77777777" w:rsidR="005E339D" w:rsidRPr="0068383C" w:rsidRDefault="005E339D" w:rsidP="00841F01">
      <w:pPr>
        <w:numPr>
          <w:ilvl w:val="2"/>
          <w:numId w:val="16"/>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 xml:space="preserve">Not to do anything which might cause the Landlord’s policy of insurance on the Premises or on the Fixtures and Fittings, </w:t>
      </w:r>
      <w:r w:rsidRPr="0068383C">
        <w:rPr>
          <w:rFonts w:asciiTheme="minorHAnsi" w:hAnsiTheme="minorHAnsi" w:cstheme="minorHAnsi"/>
          <w:i/>
          <w:sz w:val="20"/>
          <w:szCs w:val="20"/>
        </w:rPr>
        <w:t>[a summary of the relevant insurance requirements being provided with this Agreement]</w:t>
      </w:r>
      <w:r w:rsidRPr="0068383C">
        <w:rPr>
          <w:rFonts w:asciiTheme="minorHAnsi" w:hAnsiTheme="minorHAnsi" w:cstheme="minorHAnsi"/>
          <w:sz w:val="20"/>
          <w:szCs w:val="20"/>
        </w:rPr>
        <w:t>, to become void or voidable or causes the rate of premium on any such policy to be increased. The Tenant will repay to the Landlord any sums from time to time paid by way of increased premium and all reasonable expenses incurred by the Landlord in or about any renewal of such policy rendered necessary by a breach of this provision. The Tenant's belongings within the Premises are his and are not covered by any insurance policy maintained by the Landlord.</w:t>
      </w:r>
    </w:p>
    <w:p w14:paraId="3F504D99" w14:textId="77777777" w:rsidR="005E339D" w:rsidRPr="0068383C" w:rsidRDefault="005E339D" w:rsidP="00841F01">
      <w:pPr>
        <w:tabs>
          <w:tab w:val="left" w:pos="720"/>
          <w:tab w:val="left" w:pos="1440"/>
        </w:tabs>
        <w:ind w:left="1418" w:hanging="709"/>
        <w:rPr>
          <w:rFonts w:asciiTheme="minorHAnsi" w:hAnsiTheme="minorHAnsi" w:cstheme="minorHAnsi"/>
          <w:sz w:val="20"/>
          <w:szCs w:val="20"/>
        </w:rPr>
      </w:pPr>
    </w:p>
    <w:p w14:paraId="06BDBA48" w14:textId="77777777" w:rsidR="005E339D" w:rsidRPr="0068383C" w:rsidRDefault="005E339D" w:rsidP="00841F01">
      <w:pPr>
        <w:numPr>
          <w:ilvl w:val="2"/>
          <w:numId w:val="16"/>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The Tenant will promptly notify the Landlord or the Landlord’s Agent of any defect to the Premises, for example in the event</w:t>
      </w:r>
      <w:r w:rsidRPr="0068383C">
        <w:rPr>
          <w:rFonts w:asciiTheme="minorHAnsi" w:hAnsiTheme="minorHAnsi" w:cstheme="minorHAnsi"/>
          <w:b/>
          <w:sz w:val="20"/>
          <w:szCs w:val="20"/>
        </w:rPr>
        <w:t xml:space="preserve"> </w:t>
      </w:r>
      <w:r w:rsidRPr="0068383C">
        <w:rPr>
          <w:rFonts w:asciiTheme="minorHAnsi" w:hAnsiTheme="minorHAnsi" w:cstheme="minorHAnsi"/>
          <w:sz w:val="20"/>
          <w:szCs w:val="20"/>
        </w:rPr>
        <w:t>of loss or damage by fire, theft or other causes (whether or not caused by the act, default or neglect of the Tenant) of which he becomes aware.</w:t>
      </w:r>
    </w:p>
    <w:p w14:paraId="37A00B83" w14:textId="77777777" w:rsidR="005E339D" w:rsidRDefault="005E339D" w:rsidP="00841F01">
      <w:pPr>
        <w:tabs>
          <w:tab w:val="left" w:pos="720"/>
          <w:tab w:val="left" w:pos="1440"/>
        </w:tabs>
        <w:ind w:left="1418" w:hanging="709"/>
        <w:rPr>
          <w:rFonts w:asciiTheme="minorHAnsi" w:hAnsiTheme="minorHAnsi" w:cstheme="minorHAnsi"/>
          <w:sz w:val="20"/>
          <w:szCs w:val="20"/>
        </w:rPr>
      </w:pPr>
    </w:p>
    <w:p w14:paraId="742A1EA9" w14:textId="77777777" w:rsidR="005738C9" w:rsidRDefault="005738C9" w:rsidP="00841F01">
      <w:pPr>
        <w:tabs>
          <w:tab w:val="left" w:pos="720"/>
          <w:tab w:val="left" w:pos="1440"/>
        </w:tabs>
        <w:ind w:left="1418" w:hanging="709"/>
        <w:rPr>
          <w:rFonts w:asciiTheme="minorHAnsi" w:hAnsiTheme="minorHAnsi" w:cstheme="minorHAnsi"/>
          <w:sz w:val="20"/>
          <w:szCs w:val="20"/>
        </w:rPr>
      </w:pPr>
    </w:p>
    <w:p w14:paraId="5848CC5D" w14:textId="77777777" w:rsidR="005738C9" w:rsidRPr="0068383C" w:rsidRDefault="005738C9" w:rsidP="00841F01">
      <w:pPr>
        <w:tabs>
          <w:tab w:val="left" w:pos="720"/>
          <w:tab w:val="left" w:pos="1440"/>
        </w:tabs>
        <w:ind w:left="1418" w:hanging="709"/>
        <w:rPr>
          <w:rFonts w:asciiTheme="minorHAnsi" w:hAnsiTheme="minorHAnsi" w:cstheme="minorHAnsi"/>
          <w:sz w:val="20"/>
          <w:szCs w:val="20"/>
        </w:rPr>
      </w:pPr>
    </w:p>
    <w:p w14:paraId="11E672A4" w14:textId="77777777" w:rsidR="005E339D" w:rsidRPr="0068383C" w:rsidRDefault="005E339D" w:rsidP="00841F01">
      <w:pPr>
        <w:numPr>
          <w:ilvl w:val="2"/>
          <w:numId w:val="16"/>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lastRenderedPageBreak/>
        <w:t>The Tenant is strongly advised to take out insurance with a reputable insurer for the Tenant’s possessions as such possessions will not be covered by any insurance effected by the Landlord.</w:t>
      </w:r>
    </w:p>
    <w:p w14:paraId="50C8AD15" w14:textId="7BD4F654" w:rsidR="00983759" w:rsidRDefault="00983759" w:rsidP="00841F01">
      <w:pPr>
        <w:rPr>
          <w:rFonts w:asciiTheme="minorHAnsi" w:hAnsiTheme="minorHAnsi" w:cstheme="minorHAnsi"/>
          <w:sz w:val="20"/>
          <w:szCs w:val="20"/>
        </w:rPr>
      </w:pPr>
    </w:p>
    <w:p w14:paraId="3DA4DE9D" w14:textId="77777777" w:rsidR="005E339D" w:rsidRPr="00983759" w:rsidRDefault="005E339D" w:rsidP="00841F01">
      <w:pPr>
        <w:numPr>
          <w:ilvl w:val="1"/>
          <w:numId w:val="16"/>
        </w:numPr>
        <w:tabs>
          <w:tab w:val="clear" w:pos="1161"/>
        </w:tabs>
        <w:autoSpaceDE/>
        <w:autoSpaceDN/>
        <w:ind w:left="709" w:hanging="567"/>
        <w:rPr>
          <w:rFonts w:asciiTheme="minorHAnsi" w:hAnsiTheme="minorHAnsi" w:cstheme="minorHAnsi"/>
        </w:rPr>
      </w:pPr>
      <w:r w:rsidRPr="00983759">
        <w:rPr>
          <w:rFonts w:asciiTheme="minorHAnsi" w:hAnsiTheme="minorHAnsi" w:cstheme="minorHAnsi"/>
          <w:b/>
        </w:rPr>
        <w:t>Assignment</w:t>
      </w:r>
    </w:p>
    <w:p w14:paraId="78FCFAA8" w14:textId="77777777" w:rsidR="005E339D" w:rsidRPr="0068383C" w:rsidRDefault="005E339D" w:rsidP="00841F01">
      <w:pPr>
        <w:ind w:left="541"/>
        <w:rPr>
          <w:rFonts w:asciiTheme="minorHAnsi" w:hAnsiTheme="minorHAnsi" w:cstheme="minorHAnsi"/>
          <w:sz w:val="20"/>
          <w:szCs w:val="20"/>
        </w:rPr>
      </w:pPr>
    </w:p>
    <w:p w14:paraId="1C290621" w14:textId="77777777" w:rsidR="005E339D" w:rsidRPr="0068383C" w:rsidRDefault="005E339D" w:rsidP="00841F01">
      <w:pPr>
        <w:numPr>
          <w:ilvl w:val="2"/>
          <w:numId w:val="16"/>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Not to assign, underlet (or) part with or share the possession of the Premises and not to permit any persons other than the person named as the Tenant or any other person approved of in writing by the Landlord to occupy or reside in the Premises without the Landlord‘s written consent, such consent not to be unreasonably withheld. Not to take in lodgers or paying guests without the Landlord's written consent, such consent not to be unreasonably withheld.</w:t>
      </w:r>
    </w:p>
    <w:p w14:paraId="6CDCE6A5" w14:textId="77777777" w:rsidR="005E339D" w:rsidRPr="0068383C" w:rsidRDefault="005E339D" w:rsidP="00841F01">
      <w:pPr>
        <w:tabs>
          <w:tab w:val="left" w:pos="720"/>
          <w:tab w:val="left" w:pos="1020"/>
          <w:tab w:val="left" w:pos="2880"/>
          <w:tab w:val="left" w:pos="4320"/>
          <w:tab w:val="left" w:pos="5760"/>
          <w:tab w:val="left" w:pos="7200"/>
          <w:tab w:val="left" w:pos="8640"/>
          <w:tab w:val="right" w:pos="9892"/>
        </w:tabs>
        <w:ind w:left="1276" w:hanging="735"/>
        <w:rPr>
          <w:rFonts w:asciiTheme="minorHAnsi" w:hAnsiTheme="minorHAnsi" w:cstheme="minorHAnsi"/>
          <w:sz w:val="20"/>
          <w:szCs w:val="20"/>
        </w:rPr>
      </w:pPr>
    </w:p>
    <w:p w14:paraId="71892CCB" w14:textId="77777777" w:rsidR="005E339D" w:rsidRPr="00983759" w:rsidRDefault="005E339D" w:rsidP="00841F01">
      <w:pPr>
        <w:numPr>
          <w:ilvl w:val="1"/>
          <w:numId w:val="16"/>
        </w:numPr>
        <w:tabs>
          <w:tab w:val="clear" w:pos="1161"/>
          <w:tab w:val="num" w:pos="709"/>
        </w:tabs>
        <w:autoSpaceDE/>
        <w:autoSpaceDN/>
        <w:ind w:left="1276" w:hanging="1134"/>
        <w:rPr>
          <w:rFonts w:asciiTheme="minorHAnsi" w:hAnsiTheme="minorHAnsi" w:cstheme="minorHAnsi"/>
          <w:b/>
        </w:rPr>
      </w:pPr>
      <w:r w:rsidRPr="00983759">
        <w:rPr>
          <w:rFonts w:asciiTheme="minorHAnsi" w:hAnsiTheme="minorHAnsi" w:cstheme="minorHAnsi"/>
          <w:b/>
        </w:rPr>
        <w:t>Illegal, Immoral Usage</w:t>
      </w:r>
    </w:p>
    <w:p w14:paraId="36885478" w14:textId="77777777" w:rsidR="005E339D" w:rsidRPr="0068383C" w:rsidRDefault="005E339D" w:rsidP="00841F01">
      <w:pPr>
        <w:ind w:left="541"/>
        <w:rPr>
          <w:rFonts w:asciiTheme="minorHAnsi" w:hAnsiTheme="minorHAnsi" w:cstheme="minorHAnsi"/>
          <w:b/>
          <w:sz w:val="20"/>
          <w:szCs w:val="20"/>
        </w:rPr>
      </w:pPr>
    </w:p>
    <w:p w14:paraId="271D48A7" w14:textId="77777777" w:rsidR="005E339D" w:rsidRPr="0068383C" w:rsidRDefault="005E339D" w:rsidP="00841F01">
      <w:pPr>
        <w:numPr>
          <w:ilvl w:val="2"/>
          <w:numId w:val="16"/>
        </w:numPr>
        <w:autoSpaceDE/>
        <w:autoSpaceDN/>
        <w:ind w:left="1418" w:hanging="709"/>
        <w:rPr>
          <w:rFonts w:asciiTheme="minorHAnsi" w:hAnsiTheme="minorHAnsi" w:cstheme="minorHAnsi"/>
          <w:b/>
          <w:sz w:val="20"/>
          <w:szCs w:val="20"/>
        </w:rPr>
      </w:pPr>
      <w:r w:rsidRPr="0068383C">
        <w:rPr>
          <w:rFonts w:asciiTheme="minorHAnsi" w:hAnsiTheme="minorHAnsi" w:cstheme="minorHAnsi"/>
          <w:sz w:val="20"/>
          <w:szCs w:val="20"/>
        </w:rPr>
        <w:t>Not to use the Premises for any illegal, immoral or improper use.</w:t>
      </w:r>
      <w:r w:rsidRPr="0068383C">
        <w:rPr>
          <w:rFonts w:asciiTheme="minorHAnsi" w:hAnsiTheme="minorHAnsi" w:cstheme="minorHAnsi"/>
          <w:b/>
          <w:sz w:val="20"/>
          <w:szCs w:val="20"/>
        </w:rPr>
        <w:tab/>
      </w:r>
    </w:p>
    <w:p w14:paraId="2978E5F7" w14:textId="77777777" w:rsidR="005E339D" w:rsidRPr="0068383C" w:rsidRDefault="005E339D" w:rsidP="00841F01">
      <w:pPr>
        <w:ind w:left="1418" w:hanging="709"/>
        <w:rPr>
          <w:rFonts w:asciiTheme="minorHAnsi" w:hAnsiTheme="minorHAnsi" w:cstheme="minorHAnsi"/>
          <w:b/>
          <w:sz w:val="20"/>
          <w:szCs w:val="20"/>
        </w:rPr>
      </w:pPr>
    </w:p>
    <w:p w14:paraId="1E1B1085" w14:textId="77777777" w:rsidR="005E339D" w:rsidRPr="0068383C" w:rsidRDefault="005E339D" w:rsidP="00841F01">
      <w:pPr>
        <w:numPr>
          <w:ilvl w:val="2"/>
          <w:numId w:val="16"/>
        </w:numPr>
        <w:autoSpaceDE/>
        <w:autoSpaceDN/>
        <w:ind w:left="1418" w:hanging="709"/>
        <w:rPr>
          <w:rFonts w:asciiTheme="minorHAnsi" w:hAnsiTheme="minorHAnsi" w:cstheme="minorHAnsi"/>
          <w:b/>
          <w:sz w:val="20"/>
          <w:szCs w:val="20"/>
        </w:rPr>
      </w:pPr>
      <w:r w:rsidRPr="0068383C">
        <w:rPr>
          <w:rFonts w:asciiTheme="minorHAnsi" w:hAnsiTheme="minorHAnsi" w:cstheme="minorHAnsi"/>
          <w:sz w:val="20"/>
          <w:szCs w:val="20"/>
        </w:rPr>
        <w:t xml:space="preserve">Not to use or consume in or about the Premises during the continuance of this tenancy any drugs mentioned in the Misuse of Drugs Act 1971 or any other controlled substances, the use of which may from this time on be prohibited or restricted by statute. </w:t>
      </w:r>
    </w:p>
    <w:p w14:paraId="0F55855A" w14:textId="77777777" w:rsidR="005E339D" w:rsidRPr="0068383C" w:rsidRDefault="005E339D" w:rsidP="00841F01">
      <w:pPr>
        <w:tabs>
          <w:tab w:val="left" w:pos="270"/>
          <w:tab w:val="left" w:pos="720"/>
          <w:tab w:val="left" w:pos="1020"/>
          <w:tab w:val="left" w:pos="1440"/>
          <w:tab w:val="left" w:pos="2880"/>
          <w:tab w:val="left" w:pos="4320"/>
          <w:tab w:val="left" w:pos="5760"/>
          <w:tab w:val="left" w:pos="7200"/>
        </w:tabs>
        <w:ind w:left="1276" w:hanging="735"/>
        <w:rPr>
          <w:rFonts w:asciiTheme="minorHAnsi" w:hAnsiTheme="minorHAnsi" w:cstheme="minorHAnsi"/>
          <w:sz w:val="20"/>
          <w:szCs w:val="20"/>
        </w:rPr>
      </w:pPr>
    </w:p>
    <w:p w14:paraId="5EE988AA" w14:textId="77777777" w:rsidR="005E339D" w:rsidRPr="0068383C" w:rsidRDefault="005E339D" w:rsidP="00841F01">
      <w:pPr>
        <w:numPr>
          <w:ilvl w:val="1"/>
          <w:numId w:val="16"/>
        </w:numPr>
        <w:tabs>
          <w:tab w:val="clear" w:pos="1161"/>
          <w:tab w:val="num" w:pos="709"/>
        </w:tabs>
        <w:autoSpaceDE/>
        <w:autoSpaceDN/>
        <w:ind w:left="1276" w:hanging="1134"/>
        <w:rPr>
          <w:rFonts w:asciiTheme="minorHAnsi" w:hAnsiTheme="minorHAnsi" w:cstheme="minorHAnsi"/>
          <w:sz w:val="20"/>
          <w:szCs w:val="20"/>
        </w:rPr>
      </w:pPr>
      <w:r w:rsidRPr="00983759">
        <w:rPr>
          <w:rFonts w:asciiTheme="minorHAnsi" w:hAnsiTheme="minorHAnsi" w:cstheme="minorHAnsi"/>
          <w:b/>
        </w:rPr>
        <w:t>Inflammable Substances and Equipment</w:t>
      </w:r>
    </w:p>
    <w:p w14:paraId="402CB9B9" w14:textId="77777777" w:rsidR="005E339D" w:rsidRPr="0068383C" w:rsidRDefault="005E339D" w:rsidP="00841F01">
      <w:pPr>
        <w:ind w:left="541"/>
        <w:rPr>
          <w:rFonts w:asciiTheme="minorHAnsi" w:hAnsiTheme="minorHAnsi" w:cstheme="minorHAnsi"/>
          <w:sz w:val="20"/>
          <w:szCs w:val="20"/>
        </w:rPr>
      </w:pPr>
    </w:p>
    <w:p w14:paraId="0EDDD17E" w14:textId="77777777" w:rsidR="005E339D" w:rsidRPr="0068383C" w:rsidRDefault="005E339D" w:rsidP="00841F01">
      <w:pPr>
        <w:numPr>
          <w:ilvl w:val="2"/>
          <w:numId w:val="16"/>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Not to keep any dangerous or inflammable goods, materials, or substances in or on the Premises apart from those required for general household use.</w:t>
      </w:r>
    </w:p>
    <w:p w14:paraId="6EBA75BC" w14:textId="77777777" w:rsidR="005E339D" w:rsidRPr="0068383C" w:rsidRDefault="005E339D" w:rsidP="00841F01">
      <w:pPr>
        <w:tabs>
          <w:tab w:val="left" w:pos="270"/>
          <w:tab w:val="left" w:pos="720"/>
          <w:tab w:val="left" w:pos="1020"/>
          <w:tab w:val="left" w:pos="1440"/>
          <w:tab w:val="left" w:pos="2880"/>
          <w:tab w:val="left" w:pos="4320"/>
          <w:tab w:val="left" w:pos="5760"/>
          <w:tab w:val="left" w:pos="7200"/>
        </w:tabs>
        <w:ind w:left="1276" w:hanging="735"/>
        <w:rPr>
          <w:rFonts w:asciiTheme="minorHAnsi" w:hAnsiTheme="minorHAnsi" w:cstheme="minorHAnsi"/>
          <w:sz w:val="20"/>
          <w:szCs w:val="20"/>
        </w:rPr>
      </w:pPr>
    </w:p>
    <w:p w14:paraId="02439886" w14:textId="77777777" w:rsidR="005E339D" w:rsidRPr="00983759" w:rsidRDefault="005E339D" w:rsidP="00841F01">
      <w:pPr>
        <w:numPr>
          <w:ilvl w:val="1"/>
          <w:numId w:val="16"/>
        </w:numPr>
        <w:tabs>
          <w:tab w:val="clear" w:pos="1161"/>
          <w:tab w:val="num" w:pos="709"/>
        </w:tabs>
        <w:autoSpaceDE/>
        <w:autoSpaceDN/>
        <w:ind w:left="1560" w:hanging="1418"/>
        <w:rPr>
          <w:rFonts w:asciiTheme="minorHAnsi" w:hAnsiTheme="minorHAnsi" w:cstheme="minorHAnsi"/>
        </w:rPr>
      </w:pPr>
      <w:r w:rsidRPr="00983759">
        <w:rPr>
          <w:rFonts w:asciiTheme="minorHAnsi" w:hAnsiTheme="minorHAnsi" w:cstheme="minorHAnsi"/>
          <w:b/>
        </w:rPr>
        <w:t>Nuisance and Noise</w:t>
      </w:r>
    </w:p>
    <w:p w14:paraId="763EFD74" w14:textId="77777777" w:rsidR="005E339D" w:rsidRPr="0068383C" w:rsidRDefault="005E339D" w:rsidP="00841F01">
      <w:pPr>
        <w:ind w:left="541"/>
        <w:rPr>
          <w:rFonts w:asciiTheme="minorHAnsi" w:hAnsiTheme="minorHAnsi" w:cstheme="minorHAnsi"/>
          <w:sz w:val="20"/>
          <w:szCs w:val="20"/>
        </w:rPr>
      </w:pPr>
    </w:p>
    <w:p w14:paraId="698E54DC" w14:textId="77777777" w:rsidR="005E339D" w:rsidRPr="0068383C" w:rsidRDefault="005E339D" w:rsidP="00841F01">
      <w:pPr>
        <w:numPr>
          <w:ilvl w:val="2"/>
          <w:numId w:val="16"/>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Not to use the Premises or allow others to use the Premises in a way which causes a nuisance, annoyance, or damage to neighbouring, adjoining or adjacent Premises, or to the owners or occupiers of them. This includes any nuisance caused by noise.</w:t>
      </w:r>
    </w:p>
    <w:p w14:paraId="145A674C" w14:textId="77777777" w:rsidR="005E339D" w:rsidRPr="0068383C" w:rsidRDefault="005E339D" w:rsidP="00841F01">
      <w:pPr>
        <w:tabs>
          <w:tab w:val="left" w:pos="270"/>
        </w:tabs>
        <w:ind w:left="1276" w:hanging="735"/>
        <w:rPr>
          <w:rFonts w:asciiTheme="minorHAnsi" w:hAnsiTheme="minorHAnsi" w:cstheme="minorHAnsi"/>
          <w:sz w:val="20"/>
          <w:szCs w:val="20"/>
        </w:rPr>
      </w:pPr>
    </w:p>
    <w:p w14:paraId="6B398D3F" w14:textId="77777777" w:rsidR="005E339D" w:rsidRPr="0068383C" w:rsidRDefault="005E339D" w:rsidP="00841F01">
      <w:pPr>
        <w:numPr>
          <w:ilvl w:val="1"/>
          <w:numId w:val="16"/>
        </w:numPr>
        <w:tabs>
          <w:tab w:val="clear" w:pos="1161"/>
          <w:tab w:val="left" w:pos="270"/>
          <w:tab w:val="num" w:pos="709"/>
        </w:tabs>
        <w:autoSpaceDE/>
        <w:autoSpaceDN/>
        <w:ind w:left="1276" w:hanging="1134"/>
        <w:rPr>
          <w:rFonts w:asciiTheme="minorHAnsi" w:hAnsiTheme="minorHAnsi" w:cstheme="minorHAnsi"/>
          <w:sz w:val="20"/>
          <w:szCs w:val="20"/>
        </w:rPr>
      </w:pPr>
      <w:r w:rsidRPr="005738C9">
        <w:rPr>
          <w:rFonts w:asciiTheme="minorHAnsi" w:hAnsiTheme="minorHAnsi" w:cstheme="minorHAnsi"/>
          <w:b/>
        </w:rPr>
        <w:t>Utilities</w:t>
      </w:r>
    </w:p>
    <w:p w14:paraId="19ECA466" w14:textId="77777777" w:rsidR="005E339D" w:rsidRPr="0068383C" w:rsidRDefault="005E339D" w:rsidP="00841F01">
      <w:pPr>
        <w:tabs>
          <w:tab w:val="left" w:pos="270"/>
        </w:tabs>
        <w:ind w:left="541"/>
        <w:rPr>
          <w:rFonts w:asciiTheme="minorHAnsi" w:hAnsiTheme="minorHAnsi" w:cstheme="minorHAnsi"/>
          <w:sz w:val="20"/>
          <w:szCs w:val="20"/>
        </w:rPr>
      </w:pPr>
    </w:p>
    <w:p w14:paraId="266B8FEF" w14:textId="77777777" w:rsidR="005E339D" w:rsidRPr="0068383C" w:rsidRDefault="005E339D" w:rsidP="00841F01">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Not to tamper or interfere with or alter or add to the gas, water or electrical installations or meters in or serving the Premises.</w:t>
      </w:r>
    </w:p>
    <w:p w14:paraId="077D841E" w14:textId="77777777" w:rsidR="005E339D" w:rsidRPr="0068383C" w:rsidRDefault="005E339D" w:rsidP="00841F01">
      <w:pPr>
        <w:tabs>
          <w:tab w:val="left" w:pos="270"/>
        </w:tabs>
        <w:ind w:left="1418" w:hanging="709"/>
        <w:rPr>
          <w:rFonts w:asciiTheme="minorHAnsi" w:hAnsiTheme="minorHAnsi" w:cstheme="minorHAnsi"/>
          <w:sz w:val="20"/>
          <w:szCs w:val="20"/>
        </w:rPr>
      </w:pPr>
    </w:p>
    <w:p w14:paraId="75422087" w14:textId="77777777" w:rsidR="005E339D" w:rsidRPr="0068383C" w:rsidRDefault="005E339D" w:rsidP="00841F01">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To pay all charges in respect of gas, water and electricity consumed on the Premises or for the supply of internet services and all charges in respect of any telephone installed on the Premises and the television licence fee.</w:t>
      </w:r>
      <w:ins w:id="2" w:author="David Cox" w:date="2016-05-30T14:09:00Z">
        <w:r w:rsidRPr="0068383C">
          <w:rPr>
            <w:rFonts w:asciiTheme="minorHAnsi" w:hAnsiTheme="minorHAnsi" w:cstheme="minorHAnsi"/>
            <w:sz w:val="20"/>
            <w:szCs w:val="20"/>
          </w:rPr>
          <w:t xml:space="preserve"> </w:t>
        </w:r>
      </w:ins>
      <w:r w:rsidRPr="0068383C">
        <w:rPr>
          <w:rFonts w:asciiTheme="minorHAnsi" w:hAnsiTheme="minorHAnsi" w:cstheme="minorHAnsi"/>
          <w:sz w:val="20"/>
          <w:szCs w:val="20"/>
        </w:rPr>
        <w:t>Charges falling due partly during and partly before or after the Tenancy will be apportioned.</w:t>
      </w:r>
    </w:p>
    <w:p w14:paraId="25454AC7" w14:textId="77777777" w:rsidR="005E339D" w:rsidRPr="0068383C" w:rsidRDefault="005E339D" w:rsidP="00841F01">
      <w:pPr>
        <w:tabs>
          <w:tab w:val="left" w:pos="270"/>
        </w:tabs>
        <w:ind w:left="1418" w:hanging="709"/>
        <w:rPr>
          <w:rFonts w:asciiTheme="minorHAnsi" w:hAnsiTheme="minorHAnsi" w:cstheme="minorHAnsi"/>
          <w:sz w:val="20"/>
          <w:szCs w:val="20"/>
        </w:rPr>
      </w:pPr>
    </w:p>
    <w:p w14:paraId="6E528BA8" w14:textId="77777777" w:rsidR="005E339D" w:rsidRPr="0068383C" w:rsidRDefault="005E339D" w:rsidP="00841F01">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To notify each supplier of gas, electricity, water, telephone and internet services immediately that the Tenancy has commenced by completing an application for a supply to the Premises in the name of the Tenant and not in the name of the Landlord.</w:t>
      </w:r>
    </w:p>
    <w:p w14:paraId="6FC4A44A" w14:textId="77777777" w:rsidR="005E339D" w:rsidRPr="0068383C" w:rsidRDefault="005E339D" w:rsidP="00841F01">
      <w:pPr>
        <w:tabs>
          <w:tab w:val="left" w:pos="270"/>
        </w:tabs>
        <w:ind w:left="1418" w:hanging="709"/>
        <w:rPr>
          <w:rFonts w:asciiTheme="minorHAnsi" w:hAnsiTheme="minorHAnsi" w:cstheme="minorHAnsi"/>
          <w:sz w:val="20"/>
          <w:szCs w:val="20"/>
        </w:rPr>
      </w:pPr>
    </w:p>
    <w:p w14:paraId="65DF9940" w14:textId="77777777" w:rsidR="005E339D" w:rsidRPr="0068383C" w:rsidRDefault="005E339D" w:rsidP="00841F01">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The Tenant shall not have a key meter installed at the Premises or any other meter which is operational by the insertion of coins or a pre-paid card or key not without the Landlord’s prior written consent, such consent not to be unreasonably withheld. If the Tenant changes the supplier of the utilities then he must provide the name and address of the new supplier to the Landlord or his Agent immediately and ensure that the account is returned to the original supplier at the termination of the Tenancy. The Tenant will be responsible and liable for any reasonable transfer and reconnection costs.</w:t>
      </w:r>
    </w:p>
    <w:p w14:paraId="4E071B85" w14:textId="77777777" w:rsidR="005E339D" w:rsidRPr="0068383C" w:rsidRDefault="005E339D" w:rsidP="00841F01">
      <w:pPr>
        <w:tabs>
          <w:tab w:val="left" w:pos="270"/>
        </w:tabs>
        <w:ind w:left="1418" w:hanging="709"/>
        <w:rPr>
          <w:rFonts w:asciiTheme="minorHAnsi" w:hAnsiTheme="minorHAnsi" w:cstheme="minorHAnsi"/>
          <w:sz w:val="20"/>
          <w:szCs w:val="20"/>
        </w:rPr>
      </w:pPr>
    </w:p>
    <w:p w14:paraId="01B78D0B" w14:textId="77777777" w:rsidR="005E339D" w:rsidRPr="0068383C" w:rsidRDefault="005E339D" w:rsidP="00841F01">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 xml:space="preserve">In the event of any supply of water, gas, electricity, telephone or internet services to the Premises being disconnected in consequence of the non-payment by the Tenant of the whole or any part of the charge relating to the same or as a result of any other act or omission on the part of the Tenant, then the Tenant shall pay, or be liable to pay, to the Landlord the costs associated with reconnecting or resuming those services. </w:t>
      </w:r>
    </w:p>
    <w:p w14:paraId="79AA9CA9" w14:textId="77777777" w:rsidR="005E339D" w:rsidRPr="0068383C" w:rsidRDefault="005E339D" w:rsidP="00841F01">
      <w:pPr>
        <w:tabs>
          <w:tab w:val="left" w:pos="270"/>
        </w:tabs>
        <w:ind w:left="1418" w:hanging="709"/>
        <w:rPr>
          <w:rFonts w:asciiTheme="minorHAnsi" w:hAnsiTheme="minorHAnsi" w:cstheme="minorHAnsi"/>
          <w:sz w:val="20"/>
          <w:szCs w:val="20"/>
        </w:rPr>
      </w:pPr>
    </w:p>
    <w:p w14:paraId="2148EC0C" w14:textId="77777777" w:rsidR="005E339D" w:rsidRPr="0068383C" w:rsidRDefault="005E339D" w:rsidP="00841F01">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lastRenderedPageBreak/>
        <w:t>Not to change the telephone number at the Premises without the prior written consent of the Landlord, such consent not to be unreasonably withheld, or to procure the transfer of the telephone number to any other address.</w:t>
      </w:r>
    </w:p>
    <w:p w14:paraId="05943B17" w14:textId="77777777" w:rsidR="005E339D" w:rsidRPr="0068383C" w:rsidRDefault="005E339D" w:rsidP="00841F01">
      <w:pPr>
        <w:tabs>
          <w:tab w:val="left" w:pos="270"/>
          <w:tab w:val="left" w:pos="1080"/>
        </w:tabs>
        <w:ind w:left="1985" w:hanging="709"/>
        <w:rPr>
          <w:rFonts w:asciiTheme="minorHAnsi" w:hAnsiTheme="minorHAnsi" w:cstheme="minorHAnsi"/>
          <w:b/>
          <w:sz w:val="20"/>
          <w:szCs w:val="20"/>
        </w:rPr>
      </w:pPr>
    </w:p>
    <w:p w14:paraId="22AB93B6" w14:textId="77777777" w:rsidR="005E339D" w:rsidRPr="005738C9" w:rsidRDefault="005E339D" w:rsidP="00841F01">
      <w:pPr>
        <w:numPr>
          <w:ilvl w:val="1"/>
          <w:numId w:val="16"/>
        </w:numPr>
        <w:tabs>
          <w:tab w:val="clear" w:pos="1161"/>
          <w:tab w:val="left" w:pos="270"/>
          <w:tab w:val="num" w:pos="709"/>
        </w:tabs>
        <w:autoSpaceDE/>
        <w:autoSpaceDN/>
        <w:ind w:left="1276" w:hanging="1134"/>
        <w:rPr>
          <w:rFonts w:asciiTheme="minorHAnsi" w:hAnsiTheme="minorHAnsi" w:cstheme="minorHAnsi"/>
        </w:rPr>
      </w:pPr>
      <w:r w:rsidRPr="005738C9">
        <w:rPr>
          <w:rFonts w:asciiTheme="minorHAnsi" w:hAnsiTheme="minorHAnsi" w:cstheme="minorHAnsi"/>
          <w:b/>
        </w:rPr>
        <w:t>Animals and Pets</w:t>
      </w:r>
    </w:p>
    <w:p w14:paraId="2B4E62FE" w14:textId="77777777" w:rsidR="005E339D" w:rsidRPr="0068383C" w:rsidRDefault="005E339D" w:rsidP="00841F01">
      <w:pPr>
        <w:tabs>
          <w:tab w:val="left" w:pos="270"/>
          <w:tab w:val="left" w:pos="1080"/>
        </w:tabs>
        <w:ind w:left="541"/>
        <w:rPr>
          <w:rFonts w:asciiTheme="minorHAnsi" w:hAnsiTheme="minorHAnsi" w:cstheme="minorHAnsi"/>
          <w:sz w:val="20"/>
          <w:szCs w:val="20"/>
        </w:rPr>
      </w:pPr>
    </w:p>
    <w:p w14:paraId="793874C0" w14:textId="77777777" w:rsidR="005E339D" w:rsidRPr="0068383C" w:rsidRDefault="005E339D" w:rsidP="00841F01">
      <w:pPr>
        <w:numPr>
          <w:ilvl w:val="2"/>
          <w:numId w:val="16"/>
        </w:numPr>
        <w:tabs>
          <w:tab w:val="left" w:pos="270"/>
          <w:tab w:val="left" w:pos="108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Not to keep any domestic animals or birds in the Premises without the prior written consent of the Landlord, such consent not to be unreasonably withheld, delayed, or withdrawn. The Tenant agrees to have the Premises professionally cleaned with a de-infestation cleaner at the termination of the Tenancy should any animal or bird have been kept at the Premises during the Tenancy.</w:t>
      </w:r>
    </w:p>
    <w:p w14:paraId="05E3D8B9" w14:textId="77777777" w:rsidR="005E339D" w:rsidRPr="0068383C" w:rsidRDefault="005E339D" w:rsidP="00841F01">
      <w:pPr>
        <w:tabs>
          <w:tab w:val="left" w:pos="270"/>
        </w:tabs>
        <w:ind w:left="1276" w:hanging="735"/>
        <w:rPr>
          <w:rFonts w:asciiTheme="minorHAnsi" w:hAnsiTheme="minorHAnsi" w:cstheme="minorHAnsi"/>
          <w:sz w:val="20"/>
          <w:szCs w:val="20"/>
        </w:rPr>
      </w:pPr>
    </w:p>
    <w:p w14:paraId="10FDE523" w14:textId="77777777" w:rsidR="005E339D" w:rsidRPr="00841F01" w:rsidRDefault="005E339D" w:rsidP="00841F01">
      <w:pPr>
        <w:numPr>
          <w:ilvl w:val="1"/>
          <w:numId w:val="16"/>
        </w:numPr>
        <w:tabs>
          <w:tab w:val="clear" w:pos="1161"/>
          <w:tab w:val="left" w:pos="270"/>
          <w:tab w:val="num" w:pos="709"/>
        </w:tabs>
        <w:autoSpaceDE/>
        <w:autoSpaceDN/>
        <w:ind w:left="1276" w:hanging="1134"/>
        <w:rPr>
          <w:rFonts w:asciiTheme="minorHAnsi" w:hAnsiTheme="minorHAnsi" w:cstheme="minorHAnsi"/>
        </w:rPr>
      </w:pPr>
      <w:r w:rsidRPr="00841F01">
        <w:rPr>
          <w:rFonts w:asciiTheme="minorHAnsi" w:hAnsiTheme="minorHAnsi" w:cstheme="minorHAnsi"/>
          <w:b/>
        </w:rPr>
        <w:t>Usage</w:t>
      </w:r>
    </w:p>
    <w:p w14:paraId="774C1E78" w14:textId="77777777" w:rsidR="005E339D" w:rsidRPr="0068383C" w:rsidRDefault="005E339D" w:rsidP="00841F01">
      <w:pPr>
        <w:tabs>
          <w:tab w:val="left" w:pos="270"/>
        </w:tabs>
        <w:ind w:left="541"/>
        <w:rPr>
          <w:rFonts w:asciiTheme="minorHAnsi" w:hAnsiTheme="minorHAnsi" w:cstheme="minorHAnsi"/>
          <w:sz w:val="20"/>
          <w:szCs w:val="20"/>
        </w:rPr>
      </w:pPr>
    </w:p>
    <w:p w14:paraId="3E39C89F" w14:textId="77777777" w:rsidR="005E339D" w:rsidRPr="0068383C" w:rsidRDefault="005E339D" w:rsidP="00841F01">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To use the Premises for the purpose of a private residence only in the occupation of the Tenant and not for business purposes.</w:t>
      </w:r>
    </w:p>
    <w:p w14:paraId="49D24C4F" w14:textId="77777777" w:rsidR="005E339D" w:rsidRPr="0068383C" w:rsidRDefault="005E339D" w:rsidP="00841F01">
      <w:pPr>
        <w:tabs>
          <w:tab w:val="left" w:pos="270"/>
        </w:tabs>
        <w:rPr>
          <w:rFonts w:asciiTheme="minorHAnsi" w:hAnsiTheme="minorHAnsi" w:cstheme="minorHAnsi"/>
          <w:sz w:val="20"/>
          <w:szCs w:val="20"/>
        </w:rPr>
      </w:pPr>
    </w:p>
    <w:p w14:paraId="23C656A8" w14:textId="77777777" w:rsidR="005E339D" w:rsidRPr="00841F01" w:rsidRDefault="005E339D" w:rsidP="00841F01">
      <w:pPr>
        <w:numPr>
          <w:ilvl w:val="1"/>
          <w:numId w:val="16"/>
        </w:numPr>
        <w:tabs>
          <w:tab w:val="clear" w:pos="1161"/>
          <w:tab w:val="left" w:pos="270"/>
          <w:tab w:val="num" w:pos="709"/>
        </w:tabs>
        <w:autoSpaceDE/>
        <w:autoSpaceDN/>
        <w:ind w:left="1276" w:hanging="1134"/>
        <w:rPr>
          <w:rFonts w:asciiTheme="minorHAnsi" w:hAnsiTheme="minorHAnsi" w:cstheme="minorHAnsi"/>
        </w:rPr>
      </w:pPr>
      <w:r w:rsidRPr="00841F01">
        <w:rPr>
          <w:rFonts w:asciiTheme="minorHAnsi" w:hAnsiTheme="minorHAnsi" w:cstheme="minorHAnsi"/>
          <w:b/>
        </w:rPr>
        <w:t>Locks</w:t>
      </w:r>
    </w:p>
    <w:p w14:paraId="0AF72A59" w14:textId="77777777" w:rsidR="005E339D" w:rsidRPr="0068383C" w:rsidRDefault="005E339D" w:rsidP="00841F01">
      <w:pPr>
        <w:tabs>
          <w:tab w:val="left" w:pos="270"/>
        </w:tabs>
        <w:ind w:left="541"/>
        <w:rPr>
          <w:rFonts w:asciiTheme="minorHAnsi" w:hAnsiTheme="minorHAnsi" w:cstheme="minorHAnsi"/>
          <w:sz w:val="20"/>
          <w:szCs w:val="20"/>
        </w:rPr>
      </w:pPr>
    </w:p>
    <w:p w14:paraId="47205E77" w14:textId="77777777" w:rsidR="005E339D" w:rsidRPr="0068383C" w:rsidRDefault="005E339D" w:rsidP="00841F01">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Not to install or change any locks in the Premises and not to procure the cutting of additional keys for the locks previously installed without the Landlord's prior written consent, such consent not to be unreasonably withheld.</w:t>
      </w:r>
    </w:p>
    <w:p w14:paraId="3FD4D5AB" w14:textId="77777777" w:rsidR="005E339D" w:rsidRPr="0068383C" w:rsidRDefault="005E339D" w:rsidP="00841F01">
      <w:pPr>
        <w:tabs>
          <w:tab w:val="left" w:pos="270"/>
        </w:tabs>
        <w:ind w:left="1418" w:hanging="709"/>
        <w:rPr>
          <w:rFonts w:asciiTheme="minorHAnsi" w:hAnsiTheme="minorHAnsi" w:cstheme="minorHAnsi"/>
          <w:sz w:val="20"/>
          <w:szCs w:val="20"/>
        </w:rPr>
      </w:pPr>
    </w:p>
    <w:p w14:paraId="6315E42D" w14:textId="77777777" w:rsidR="005E339D" w:rsidRPr="0068383C" w:rsidRDefault="005E339D" w:rsidP="00841F01">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If, in breach of this Agreement, any additional keys are made the Tenant shall provide these to the Landlord together with all remaining original keys at the expiration or sooner termination of the Tenancy and in the event that any keys have been lost, pay to the Landlord any reasonable costs incurred by the Landlord in replacing the locks to which the lost keys belong.</w:t>
      </w:r>
    </w:p>
    <w:p w14:paraId="59DF7121" w14:textId="77777777" w:rsidR="005E339D" w:rsidRPr="0068383C" w:rsidRDefault="005E339D" w:rsidP="00841F01">
      <w:pPr>
        <w:tabs>
          <w:tab w:val="left" w:pos="270"/>
        </w:tabs>
        <w:ind w:left="1418" w:hanging="709"/>
        <w:rPr>
          <w:rFonts w:asciiTheme="minorHAnsi" w:hAnsiTheme="minorHAnsi" w:cstheme="minorHAnsi"/>
          <w:sz w:val="20"/>
          <w:szCs w:val="20"/>
        </w:rPr>
      </w:pPr>
    </w:p>
    <w:p w14:paraId="6C03F692" w14:textId="77777777" w:rsidR="005E339D" w:rsidRPr="0068383C" w:rsidRDefault="005E339D" w:rsidP="00841F01">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If any lock is installed or changed in the Premises without the Landlord's prior written consent, then to remove that lock if required by the Landlord and to make good any resulting damage.</w:t>
      </w:r>
    </w:p>
    <w:p w14:paraId="6F173B58" w14:textId="77777777" w:rsidR="005E339D" w:rsidRPr="0068383C" w:rsidRDefault="005E339D" w:rsidP="00841F01">
      <w:pPr>
        <w:ind w:left="1276" w:hanging="735"/>
        <w:rPr>
          <w:rFonts w:asciiTheme="minorHAnsi" w:hAnsiTheme="minorHAnsi" w:cstheme="minorHAnsi"/>
          <w:sz w:val="20"/>
          <w:szCs w:val="20"/>
        </w:rPr>
      </w:pPr>
    </w:p>
    <w:p w14:paraId="694C85FE" w14:textId="77777777" w:rsidR="005E339D" w:rsidRPr="00841F01" w:rsidRDefault="005E339D" w:rsidP="00841F01">
      <w:pPr>
        <w:numPr>
          <w:ilvl w:val="1"/>
          <w:numId w:val="16"/>
        </w:numPr>
        <w:tabs>
          <w:tab w:val="clear" w:pos="1161"/>
          <w:tab w:val="num" w:pos="709"/>
        </w:tabs>
        <w:autoSpaceDE/>
        <w:autoSpaceDN/>
        <w:ind w:left="1276" w:hanging="1134"/>
        <w:rPr>
          <w:rFonts w:asciiTheme="minorHAnsi" w:hAnsiTheme="minorHAnsi" w:cstheme="minorHAnsi"/>
        </w:rPr>
      </w:pPr>
      <w:r w:rsidRPr="00841F01">
        <w:rPr>
          <w:rFonts w:asciiTheme="minorHAnsi" w:hAnsiTheme="minorHAnsi" w:cstheme="minorHAnsi"/>
          <w:b/>
        </w:rPr>
        <w:t>Fixtures and Fittings</w:t>
      </w:r>
    </w:p>
    <w:p w14:paraId="37BD582F" w14:textId="77777777" w:rsidR="005E339D" w:rsidRPr="0068383C" w:rsidRDefault="005E339D" w:rsidP="00841F01">
      <w:pPr>
        <w:tabs>
          <w:tab w:val="left" w:pos="270"/>
          <w:tab w:val="left" w:pos="990"/>
        </w:tabs>
        <w:ind w:left="541"/>
        <w:rPr>
          <w:rFonts w:asciiTheme="minorHAnsi" w:hAnsiTheme="minorHAnsi" w:cstheme="minorHAnsi"/>
          <w:sz w:val="20"/>
          <w:szCs w:val="20"/>
        </w:rPr>
      </w:pPr>
    </w:p>
    <w:p w14:paraId="75ECE707" w14:textId="77777777" w:rsidR="005E339D" w:rsidRPr="0068383C" w:rsidRDefault="005E339D" w:rsidP="00841F01">
      <w:pPr>
        <w:numPr>
          <w:ilvl w:val="2"/>
          <w:numId w:val="16"/>
        </w:numPr>
        <w:tabs>
          <w:tab w:val="left" w:pos="270"/>
          <w:tab w:val="left" w:pos="99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Not to remove any of the Fixtures and Fittings from the Premises to store the same in the loft, basement or garage (if any) without obtaining the Landlord's prior written consent, such consent not to be unreasonably withheld, and then to ensure that any such items are stored safely and upon vacating the Premises, to leave the same in the places in which they were on the Commencement Date.</w:t>
      </w:r>
    </w:p>
    <w:p w14:paraId="1C67DD39" w14:textId="77777777" w:rsidR="005E339D" w:rsidRPr="0068383C" w:rsidRDefault="005E339D" w:rsidP="00841F01">
      <w:pPr>
        <w:tabs>
          <w:tab w:val="left" w:pos="270"/>
          <w:tab w:val="left" w:pos="990"/>
        </w:tabs>
        <w:ind w:left="1418" w:hanging="709"/>
        <w:rPr>
          <w:rFonts w:asciiTheme="minorHAnsi" w:hAnsiTheme="minorHAnsi" w:cstheme="minorHAnsi"/>
          <w:sz w:val="20"/>
          <w:szCs w:val="20"/>
        </w:rPr>
      </w:pPr>
    </w:p>
    <w:p w14:paraId="579E99EA" w14:textId="77777777" w:rsidR="005E339D" w:rsidRPr="0068383C" w:rsidRDefault="005E339D" w:rsidP="00841F01">
      <w:pPr>
        <w:numPr>
          <w:ilvl w:val="2"/>
          <w:numId w:val="16"/>
        </w:numPr>
        <w:tabs>
          <w:tab w:val="left" w:pos="270"/>
          <w:tab w:val="left" w:pos="99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Not to remove the Fixtures and Fittings as specified in the Inventory and Schedule of Condition or any part of them or any substitute Fixtures and Fittings from the Premises and not to bring onto the Premises the Tenant's own equipment or effects without the prior written consent of the Landlord, such consent not to be unreasonably withheld.</w:t>
      </w:r>
    </w:p>
    <w:p w14:paraId="7A838769" w14:textId="77777777" w:rsidR="005E339D" w:rsidRPr="0068383C" w:rsidRDefault="005E339D" w:rsidP="00841F01">
      <w:pPr>
        <w:tabs>
          <w:tab w:val="left" w:pos="270"/>
        </w:tabs>
        <w:ind w:left="1276" w:hanging="735"/>
        <w:rPr>
          <w:rFonts w:asciiTheme="minorHAnsi" w:hAnsiTheme="minorHAnsi" w:cstheme="minorHAnsi"/>
          <w:sz w:val="20"/>
          <w:szCs w:val="20"/>
        </w:rPr>
      </w:pPr>
    </w:p>
    <w:p w14:paraId="22EECC72" w14:textId="77777777" w:rsidR="005E339D" w:rsidRPr="004D2BEA" w:rsidRDefault="005E339D" w:rsidP="004D2BEA">
      <w:pPr>
        <w:numPr>
          <w:ilvl w:val="1"/>
          <w:numId w:val="16"/>
        </w:numPr>
        <w:tabs>
          <w:tab w:val="clear" w:pos="1161"/>
          <w:tab w:val="left" w:pos="270"/>
          <w:tab w:val="num" w:pos="709"/>
        </w:tabs>
        <w:autoSpaceDE/>
        <w:autoSpaceDN/>
        <w:ind w:left="1276" w:hanging="1134"/>
        <w:rPr>
          <w:rFonts w:asciiTheme="minorHAnsi" w:hAnsiTheme="minorHAnsi" w:cstheme="minorHAnsi"/>
        </w:rPr>
      </w:pPr>
      <w:r w:rsidRPr="004D2BEA">
        <w:rPr>
          <w:rFonts w:asciiTheme="minorHAnsi" w:hAnsiTheme="minorHAnsi" w:cstheme="minorHAnsi"/>
          <w:b/>
        </w:rPr>
        <w:t>Alterations and Redecoration</w:t>
      </w:r>
    </w:p>
    <w:p w14:paraId="3E25EA49" w14:textId="77777777" w:rsidR="005E339D" w:rsidRPr="0068383C" w:rsidRDefault="005E339D" w:rsidP="00841F01">
      <w:pPr>
        <w:tabs>
          <w:tab w:val="left" w:pos="270"/>
        </w:tabs>
        <w:ind w:left="1985" w:hanging="709"/>
        <w:rPr>
          <w:rFonts w:asciiTheme="minorHAnsi" w:hAnsiTheme="minorHAnsi" w:cstheme="minorHAnsi"/>
          <w:sz w:val="20"/>
          <w:szCs w:val="20"/>
        </w:rPr>
      </w:pPr>
    </w:p>
    <w:p w14:paraId="4F99C730" w14:textId="77777777" w:rsidR="005E339D" w:rsidRPr="0068383C" w:rsidRDefault="005E339D" w:rsidP="004D2BEA">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Not to decorate or to make any alterations in or additions to the Premises and not to cut, maim, puncture or injure any of the walls, partitions or timbers of the Premises without the Landlord's prior written consent, such consent not to be unreasonably withheld.</w:t>
      </w:r>
    </w:p>
    <w:p w14:paraId="597B6004" w14:textId="77777777" w:rsidR="005E339D" w:rsidRPr="0068383C" w:rsidRDefault="005E339D" w:rsidP="004D2BEA">
      <w:pPr>
        <w:tabs>
          <w:tab w:val="left" w:pos="270"/>
        </w:tabs>
        <w:ind w:left="1418" w:hanging="709"/>
        <w:rPr>
          <w:rFonts w:asciiTheme="minorHAnsi" w:hAnsiTheme="minorHAnsi" w:cstheme="minorHAnsi"/>
          <w:sz w:val="20"/>
          <w:szCs w:val="20"/>
        </w:rPr>
      </w:pPr>
    </w:p>
    <w:p w14:paraId="6D1F62A6" w14:textId="77777777" w:rsidR="005E339D" w:rsidRPr="0068383C" w:rsidRDefault="005E339D" w:rsidP="004D2BEA">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Not to permit any waste, spoil or destruction to the Premises.</w:t>
      </w:r>
    </w:p>
    <w:p w14:paraId="68187B67" w14:textId="77777777" w:rsidR="005E339D" w:rsidRDefault="005E339D" w:rsidP="00841F01">
      <w:pPr>
        <w:tabs>
          <w:tab w:val="left" w:pos="270"/>
        </w:tabs>
        <w:ind w:left="1276" w:hanging="735"/>
        <w:rPr>
          <w:rFonts w:asciiTheme="minorHAnsi" w:hAnsiTheme="minorHAnsi" w:cstheme="minorHAnsi"/>
          <w:sz w:val="20"/>
          <w:szCs w:val="20"/>
        </w:rPr>
      </w:pPr>
    </w:p>
    <w:p w14:paraId="378E1594" w14:textId="60DEB08C" w:rsidR="004D2BEA" w:rsidRDefault="004D2BEA">
      <w:pPr>
        <w:rPr>
          <w:rFonts w:asciiTheme="minorHAnsi" w:hAnsiTheme="minorHAnsi" w:cstheme="minorHAnsi"/>
          <w:sz w:val="20"/>
          <w:szCs w:val="20"/>
        </w:rPr>
      </w:pPr>
      <w:r>
        <w:rPr>
          <w:rFonts w:asciiTheme="minorHAnsi" w:hAnsiTheme="minorHAnsi" w:cstheme="minorHAnsi"/>
          <w:sz w:val="20"/>
          <w:szCs w:val="20"/>
        </w:rPr>
        <w:br w:type="page"/>
      </w:r>
    </w:p>
    <w:p w14:paraId="0E431D6D" w14:textId="77777777" w:rsidR="005E339D" w:rsidRPr="0068383C" w:rsidRDefault="005E339D" w:rsidP="004D2BEA">
      <w:pPr>
        <w:numPr>
          <w:ilvl w:val="1"/>
          <w:numId w:val="16"/>
        </w:numPr>
        <w:tabs>
          <w:tab w:val="clear" w:pos="1161"/>
          <w:tab w:val="left" w:pos="270"/>
          <w:tab w:val="num" w:pos="709"/>
        </w:tabs>
        <w:autoSpaceDE/>
        <w:autoSpaceDN/>
        <w:ind w:left="1276" w:hanging="1134"/>
        <w:rPr>
          <w:rFonts w:asciiTheme="minorHAnsi" w:hAnsiTheme="minorHAnsi" w:cstheme="minorHAnsi"/>
          <w:sz w:val="20"/>
          <w:szCs w:val="20"/>
        </w:rPr>
      </w:pPr>
      <w:r w:rsidRPr="004D2BEA">
        <w:rPr>
          <w:rFonts w:asciiTheme="minorHAnsi" w:hAnsiTheme="minorHAnsi" w:cstheme="minorHAnsi"/>
          <w:b/>
        </w:rPr>
        <w:lastRenderedPageBreak/>
        <w:t>Empty Premises</w:t>
      </w:r>
    </w:p>
    <w:p w14:paraId="3FCC8D81" w14:textId="77777777" w:rsidR="005E339D" w:rsidRPr="0068383C" w:rsidRDefault="005E339D" w:rsidP="00841F01">
      <w:pPr>
        <w:tabs>
          <w:tab w:val="left" w:pos="270"/>
        </w:tabs>
        <w:ind w:left="1250"/>
        <w:rPr>
          <w:rFonts w:asciiTheme="minorHAnsi" w:hAnsiTheme="minorHAnsi" w:cstheme="minorHAnsi"/>
          <w:sz w:val="20"/>
          <w:szCs w:val="20"/>
        </w:rPr>
      </w:pPr>
    </w:p>
    <w:p w14:paraId="255D5C77" w14:textId="77777777" w:rsidR="005E339D" w:rsidRPr="0068383C" w:rsidRDefault="005E339D" w:rsidP="004D2BEA">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Before leaving the Premises vacant for any continuous period of 28 days or more during the Term, to provide the Landlord or the Landlord’s Agent with reasonable notice and to take reasonable precautions to prevent freezing.</w:t>
      </w:r>
    </w:p>
    <w:p w14:paraId="09B10977" w14:textId="77777777" w:rsidR="005E339D" w:rsidRPr="0068383C" w:rsidRDefault="005E339D" w:rsidP="004D2BEA">
      <w:pPr>
        <w:tabs>
          <w:tab w:val="left" w:pos="270"/>
        </w:tabs>
        <w:ind w:left="1418" w:hanging="709"/>
        <w:rPr>
          <w:rFonts w:asciiTheme="minorHAnsi" w:hAnsiTheme="minorHAnsi" w:cstheme="minorHAnsi"/>
          <w:sz w:val="20"/>
          <w:szCs w:val="20"/>
        </w:rPr>
      </w:pPr>
      <w:r w:rsidRPr="0068383C">
        <w:rPr>
          <w:rFonts w:asciiTheme="minorHAnsi" w:hAnsiTheme="minorHAnsi" w:cstheme="minorHAnsi"/>
          <w:sz w:val="20"/>
          <w:szCs w:val="20"/>
        </w:rPr>
        <w:tab/>
      </w:r>
    </w:p>
    <w:p w14:paraId="67C4D19A" w14:textId="77777777" w:rsidR="005E339D" w:rsidRPr="0068383C" w:rsidRDefault="005E339D" w:rsidP="004D2BEA">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To ensure that at all times when the Premises are vacant, all external doors and windows are properly locked or are otherwise properly secured and that any alarm is activated and that any control number is not changed without the consent of the Landlord, such consent not to be unreasonably withheld.</w:t>
      </w:r>
    </w:p>
    <w:p w14:paraId="04A9E3B4" w14:textId="77777777" w:rsidR="005E339D" w:rsidRPr="0068383C" w:rsidRDefault="005E339D" w:rsidP="004D2BEA">
      <w:pPr>
        <w:tabs>
          <w:tab w:val="left" w:pos="270"/>
        </w:tabs>
        <w:ind w:left="1418" w:hanging="709"/>
        <w:rPr>
          <w:rFonts w:asciiTheme="minorHAnsi" w:hAnsiTheme="minorHAnsi" w:cstheme="minorHAnsi"/>
          <w:sz w:val="20"/>
          <w:szCs w:val="20"/>
        </w:rPr>
      </w:pPr>
    </w:p>
    <w:p w14:paraId="0491334E" w14:textId="77777777" w:rsidR="005E339D" w:rsidRPr="0068383C" w:rsidRDefault="005E339D" w:rsidP="004D2BEA">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If the Premises are vacant for a period of over two weeks, the Tenant should allow the water to run from all outlets in the Premises for one minute before consuming or otherwise using the water.</w:t>
      </w:r>
    </w:p>
    <w:p w14:paraId="5169F2AE" w14:textId="77777777" w:rsidR="005E339D" w:rsidRPr="0068383C" w:rsidRDefault="005E339D" w:rsidP="00841F01">
      <w:pPr>
        <w:tabs>
          <w:tab w:val="left" w:pos="270"/>
        </w:tabs>
        <w:ind w:left="1276" w:hanging="735"/>
        <w:rPr>
          <w:rFonts w:asciiTheme="minorHAnsi" w:hAnsiTheme="minorHAnsi" w:cstheme="minorHAnsi"/>
          <w:sz w:val="20"/>
          <w:szCs w:val="20"/>
        </w:rPr>
      </w:pPr>
    </w:p>
    <w:p w14:paraId="688FD1A7" w14:textId="77777777" w:rsidR="005E339D" w:rsidRPr="004D2BEA" w:rsidRDefault="005E339D" w:rsidP="004D2BEA">
      <w:pPr>
        <w:pStyle w:val="ListParagraph"/>
        <w:numPr>
          <w:ilvl w:val="1"/>
          <w:numId w:val="16"/>
        </w:numPr>
        <w:tabs>
          <w:tab w:val="clear" w:pos="1161"/>
          <w:tab w:val="left" w:pos="270"/>
          <w:tab w:val="num" w:pos="709"/>
          <w:tab w:val="left" w:pos="1276"/>
        </w:tabs>
        <w:autoSpaceDE/>
        <w:autoSpaceDN/>
        <w:spacing w:before="0"/>
        <w:ind w:hanging="1019"/>
        <w:contextualSpacing/>
        <w:rPr>
          <w:rFonts w:asciiTheme="minorHAnsi" w:hAnsiTheme="minorHAnsi" w:cstheme="minorHAnsi"/>
        </w:rPr>
      </w:pPr>
      <w:r w:rsidRPr="004D2BEA">
        <w:rPr>
          <w:rFonts w:asciiTheme="minorHAnsi" w:hAnsiTheme="minorHAnsi" w:cstheme="minorHAnsi"/>
          <w:b/>
        </w:rPr>
        <w:t>Drains</w:t>
      </w:r>
    </w:p>
    <w:p w14:paraId="706AE8B4" w14:textId="77777777" w:rsidR="005E339D" w:rsidRPr="004D2BEA" w:rsidRDefault="005E339D" w:rsidP="004D2BEA">
      <w:pPr>
        <w:tabs>
          <w:tab w:val="left" w:pos="270"/>
          <w:tab w:val="left" w:pos="1276"/>
        </w:tabs>
        <w:rPr>
          <w:rFonts w:asciiTheme="minorHAnsi" w:hAnsiTheme="minorHAnsi" w:cstheme="minorHAnsi"/>
          <w:sz w:val="20"/>
          <w:szCs w:val="20"/>
        </w:rPr>
      </w:pPr>
    </w:p>
    <w:p w14:paraId="506E36F4" w14:textId="7E589DEB" w:rsidR="005E339D" w:rsidRPr="0068383C" w:rsidRDefault="005E339D" w:rsidP="004D2BEA">
      <w:pPr>
        <w:pStyle w:val="ListParagraph"/>
        <w:numPr>
          <w:ilvl w:val="2"/>
          <w:numId w:val="16"/>
        </w:numPr>
        <w:tabs>
          <w:tab w:val="clear" w:pos="1439"/>
          <w:tab w:val="left" w:pos="270"/>
          <w:tab w:val="left" w:pos="1418"/>
        </w:tabs>
        <w:autoSpaceDE/>
        <w:autoSpaceDN/>
        <w:spacing w:before="0"/>
        <w:contextualSpacing/>
        <w:rPr>
          <w:rFonts w:asciiTheme="minorHAnsi" w:hAnsiTheme="minorHAnsi" w:cstheme="minorHAnsi"/>
          <w:sz w:val="20"/>
          <w:szCs w:val="20"/>
        </w:rPr>
      </w:pPr>
      <w:r w:rsidRPr="0068383C">
        <w:rPr>
          <w:rFonts w:asciiTheme="minorHAnsi" w:hAnsiTheme="minorHAnsi" w:cstheme="minorHAnsi"/>
          <w:sz w:val="20"/>
          <w:szCs w:val="20"/>
        </w:rPr>
        <w:t>Not to overload, block up or damage any of the drains, pipes, wires, cables or any apparatus or installation relating to the services serving the Premises.</w:t>
      </w:r>
    </w:p>
    <w:p w14:paraId="2F3F0855" w14:textId="77777777" w:rsidR="005E339D" w:rsidRPr="004D2BEA" w:rsidRDefault="005E339D" w:rsidP="004D2BEA">
      <w:pPr>
        <w:tabs>
          <w:tab w:val="left" w:pos="270"/>
          <w:tab w:val="left" w:pos="1418"/>
        </w:tabs>
        <w:rPr>
          <w:rFonts w:asciiTheme="minorHAnsi" w:hAnsiTheme="minorHAnsi" w:cstheme="minorHAnsi"/>
          <w:sz w:val="20"/>
          <w:szCs w:val="20"/>
        </w:rPr>
      </w:pPr>
    </w:p>
    <w:p w14:paraId="202F689E" w14:textId="77777777" w:rsidR="005E339D" w:rsidRPr="0068383C" w:rsidRDefault="005E339D" w:rsidP="004D2BEA">
      <w:pPr>
        <w:pStyle w:val="ListParagraph"/>
        <w:numPr>
          <w:ilvl w:val="2"/>
          <w:numId w:val="16"/>
        </w:numPr>
        <w:tabs>
          <w:tab w:val="clear" w:pos="1439"/>
          <w:tab w:val="left" w:pos="270"/>
          <w:tab w:val="left" w:pos="1418"/>
        </w:tabs>
        <w:autoSpaceDE/>
        <w:autoSpaceDN/>
        <w:spacing w:before="0"/>
        <w:contextualSpacing/>
        <w:rPr>
          <w:rFonts w:asciiTheme="minorHAnsi" w:hAnsiTheme="minorHAnsi" w:cstheme="minorHAnsi"/>
          <w:sz w:val="20"/>
          <w:szCs w:val="20"/>
        </w:rPr>
      </w:pPr>
      <w:r w:rsidRPr="0068383C">
        <w:rPr>
          <w:rFonts w:asciiTheme="minorHAnsi" w:hAnsiTheme="minorHAnsi" w:cstheme="minorHAnsi"/>
          <w:sz w:val="20"/>
          <w:szCs w:val="20"/>
        </w:rPr>
        <w:t>Not to permit oil, grease or other harmful or corrosive substances to enter any of the sanitary appliances or drains within the Premises.</w:t>
      </w:r>
    </w:p>
    <w:p w14:paraId="55CD30AA" w14:textId="77777777" w:rsidR="005E339D" w:rsidRPr="004D2BEA" w:rsidRDefault="005E339D" w:rsidP="004D2BEA">
      <w:pPr>
        <w:tabs>
          <w:tab w:val="left" w:pos="1418"/>
        </w:tabs>
        <w:rPr>
          <w:rFonts w:asciiTheme="minorHAnsi" w:hAnsiTheme="minorHAnsi" w:cstheme="minorHAnsi"/>
          <w:sz w:val="20"/>
          <w:szCs w:val="20"/>
        </w:rPr>
      </w:pPr>
    </w:p>
    <w:p w14:paraId="3BD0DD99" w14:textId="77777777" w:rsidR="005E339D" w:rsidRPr="0068383C" w:rsidRDefault="005E339D" w:rsidP="004D2BEA">
      <w:pPr>
        <w:pStyle w:val="ListParagraph"/>
        <w:numPr>
          <w:ilvl w:val="2"/>
          <w:numId w:val="16"/>
        </w:numPr>
        <w:tabs>
          <w:tab w:val="clear" w:pos="1439"/>
          <w:tab w:val="left" w:pos="270"/>
          <w:tab w:val="left" w:pos="1418"/>
        </w:tabs>
        <w:autoSpaceDE/>
        <w:autoSpaceDN/>
        <w:spacing w:before="0"/>
        <w:contextualSpacing/>
        <w:rPr>
          <w:rFonts w:asciiTheme="minorHAnsi" w:hAnsiTheme="minorHAnsi" w:cstheme="minorHAnsi"/>
          <w:sz w:val="20"/>
          <w:szCs w:val="20"/>
        </w:rPr>
      </w:pPr>
      <w:r w:rsidRPr="0068383C">
        <w:rPr>
          <w:rFonts w:asciiTheme="minorHAnsi" w:hAnsiTheme="minorHAnsi" w:cstheme="minorHAnsi"/>
          <w:sz w:val="20"/>
          <w:szCs w:val="20"/>
        </w:rPr>
        <w:t>To clear any stoppages or blockages when any occur in any of the drains, gutters, downpipes, sinks, toilets or waste pipes and ventilation ducts which serve the Premises, if they are caused as a result of the Tenant‘s negligence and/or misuse.</w:t>
      </w:r>
    </w:p>
    <w:p w14:paraId="56D20960" w14:textId="77777777" w:rsidR="005E339D" w:rsidRPr="0068383C" w:rsidRDefault="005E339D" w:rsidP="00841F01">
      <w:pPr>
        <w:tabs>
          <w:tab w:val="left" w:pos="270"/>
        </w:tabs>
        <w:ind w:left="1276" w:hanging="709"/>
        <w:rPr>
          <w:rFonts w:asciiTheme="minorHAnsi" w:hAnsiTheme="minorHAnsi" w:cstheme="minorHAnsi"/>
          <w:sz w:val="20"/>
          <w:szCs w:val="20"/>
        </w:rPr>
      </w:pPr>
    </w:p>
    <w:p w14:paraId="52BE9D10" w14:textId="77777777" w:rsidR="005E339D" w:rsidRPr="004D2BEA" w:rsidRDefault="005E339D" w:rsidP="004D2BEA">
      <w:pPr>
        <w:pStyle w:val="ListParagraph"/>
        <w:numPr>
          <w:ilvl w:val="1"/>
          <w:numId w:val="16"/>
        </w:numPr>
        <w:tabs>
          <w:tab w:val="left" w:pos="270"/>
        </w:tabs>
        <w:autoSpaceDE/>
        <w:autoSpaceDN/>
        <w:spacing w:before="0"/>
        <w:ind w:left="709" w:hanging="567"/>
        <w:contextualSpacing/>
        <w:rPr>
          <w:rFonts w:asciiTheme="minorHAnsi" w:hAnsiTheme="minorHAnsi" w:cstheme="minorHAnsi"/>
        </w:rPr>
      </w:pPr>
      <w:r w:rsidRPr="004D2BEA">
        <w:rPr>
          <w:rFonts w:asciiTheme="minorHAnsi" w:hAnsiTheme="minorHAnsi" w:cstheme="minorHAnsi"/>
          <w:b/>
        </w:rPr>
        <w:t>Affixation of Items</w:t>
      </w:r>
    </w:p>
    <w:p w14:paraId="759C4BF2" w14:textId="77777777" w:rsidR="005E339D" w:rsidRPr="0068383C" w:rsidRDefault="005E339D" w:rsidP="00841F01">
      <w:pPr>
        <w:tabs>
          <w:tab w:val="left" w:pos="270"/>
        </w:tabs>
        <w:ind w:left="541"/>
        <w:rPr>
          <w:rFonts w:asciiTheme="minorHAnsi" w:hAnsiTheme="minorHAnsi" w:cstheme="minorHAnsi"/>
          <w:sz w:val="20"/>
          <w:szCs w:val="20"/>
        </w:rPr>
      </w:pPr>
    </w:p>
    <w:p w14:paraId="081A7AA7" w14:textId="77777777" w:rsidR="005E339D" w:rsidRPr="0068383C" w:rsidRDefault="005E339D" w:rsidP="004D2BEA">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Not to place or exhibit any aerial, satellite dish, notice, advertisement, sign or board on the exterior of the Premises or in the interior of the same without first obtaining the Landlord's written consent, such consent not to be unreasonably withheld, and where such consent is granted, to meet all costs of installation, removal and thereafter make good any resultant damage.</w:t>
      </w:r>
    </w:p>
    <w:p w14:paraId="7AE01655" w14:textId="77777777" w:rsidR="005E339D" w:rsidRPr="0068383C" w:rsidRDefault="005E339D" w:rsidP="004D2BEA">
      <w:pPr>
        <w:tabs>
          <w:tab w:val="left" w:pos="270"/>
        </w:tabs>
        <w:ind w:left="1418" w:hanging="709"/>
        <w:rPr>
          <w:rFonts w:asciiTheme="minorHAnsi" w:hAnsiTheme="minorHAnsi" w:cstheme="minorHAnsi"/>
          <w:sz w:val="20"/>
          <w:szCs w:val="20"/>
        </w:rPr>
      </w:pPr>
    </w:p>
    <w:p w14:paraId="01C5A787" w14:textId="77777777" w:rsidR="005E339D" w:rsidRPr="0068383C" w:rsidRDefault="005E339D" w:rsidP="004D2BEA">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Not to affix any items to the walls of the Premises either internally or externally using glue, nails, picture hooks or sticky tape without the Landlord's prior written consent, such consent not to be unreasonably withheld.</w:t>
      </w:r>
    </w:p>
    <w:p w14:paraId="074070E0" w14:textId="77777777" w:rsidR="005E339D" w:rsidRPr="0068383C" w:rsidRDefault="005E339D" w:rsidP="004D2BEA">
      <w:pPr>
        <w:tabs>
          <w:tab w:val="left" w:pos="270"/>
        </w:tabs>
        <w:rPr>
          <w:rFonts w:asciiTheme="minorHAnsi" w:hAnsiTheme="minorHAnsi" w:cstheme="minorHAnsi"/>
          <w:sz w:val="20"/>
          <w:szCs w:val="20"/>
        </w:rPr>
      </w:pPr>
    </w:p>
    <w:p w14:paraId="4E37033D" w14:textId="77777777" w:rsidR="005E339D" w:rsidRPr="004D2BEA" w:rsidRDefault="005E339D" w:rsidP="004D2BEA">
      <w:pPr>
        <w:numPr>
          <w:ilvl w:val="1"/>
          <w:numId w:val="16"/>
        </w:numPr>
        <w:tabs>
          <w:tab w:val="clear" w:pos="1161"/>
          <w:tab w:val="left" w:pos="270"/>
          <w:tab w:val="num" w:pos="709"/>
        </w:tabs>
        <w:autoSpaceDE/>
        <w:autoSpaceDN/>
        <w:ind w:left="1276" w:hanging="1134"/>
        <w:rPr>
          <w:rFonts w:asciiTheme="minorHAnsi" w:hAnsiTheme="minorHAnsi" w:cstheme="minorHAnsi"/>
        </w:rPr>
      </w:pPr>
      <w:r w:rsidRPr="004D2BEA">
        <w:rPr>
          <w:rFonts w:asciiTheme="minorHAnsi" w:hAnsiTheme="minorHAnsi" w:cstheme="minorHAnsi"/>
          <w:b/>
        </w:rPr>
        <w:t>Washing</w:t>
      </w:r>
    </w:p>
    <w:p w14:paraId="2F84080A" w14:textId="77777777" w:rsidR="005E339D" w:rsidRPr="0068383C" w:rsidRDefault="005E339D" w:rsidP="00841F01">
      <w:pPr>
        <w:tabs>
          <w:tab w:val="left" w:pos="270"/>
        </w:tabs>
        <w:ind w:left="541"/>
        <w:rPr>
          <w:rFonts w:asciiTheme="minorHAnsi" w:hAnsiTheme="minorHAnsi" w:cstheme="minorHAnsi"/>
          <w:sz w:val="20"/>
          <w:szCs w:val="20"/>
        </w:rPr>
      </w:pPr>
    </w:p>
    <w:p w14:paraId="7735290B" w14:textId="330352C2" w:rsidR="005E339D" w:rsidRPr="0068383C" w:rsidRDefault="005E339D" w:rsidP="00841F01">
      <w:pPr>
        <w:pStyle w:val="ListParagraph"/>
        <w:numPr>
          <w:ilvl w:val="2"/>
          <w:numId w:val="16"/>
        </w:numPr>
        <w:tabs>
          <w:tab w:val="left" w:pos="270"/>
        </w:tabs>
        <w:autoSpaceDE/>
        <w:autoSpaceDN/>
        <w:spacing w:before="0"/>
        <w:contextualSpacing/>
        <w:rPr>
          <w:rFonts w:asciiTheme="minorHAnsi" w:hAnsiTheme="minorHAnsi" w:cstheme="minorHAnsi"/>
          <w:sz w:val="20"/>
          <w:szCs w:val="20"/>
        </w:rPr>
      </w:pPr>
      <w:r w:rsidRPr="0068383C">
        <w:rPr>
          <w:rFonts w:asciiTheme="minorHAnsi" w:hAnsiTheme="minorHAnsi" w:cstheme="minorHAnsi"/>
          <w:sz w:val="20"/>
          <w:szCs w:val="20"/>
        </w:rPr>
        <w:t>Not to hang any washing, clothes or other articles outside the Premises or otherwise than in such place as the Landlord may designate or permit and not to hang or place wet or damp articles of washing upon any item or room heater.</w:t>
      </w:r>
    </w:p>
    <w:p w14:paraId="4D747ACA" w14:textId="77777777" w:rsidR="005E339D" w:rsidRPr="0068383C" w:rsidRDefault="005E339D" w:rsidP="00841F01">
      <w:pPr>
        <w:tabs>
          <w:tab w:val="left" w:pos="270"/>
        </w:tabs>
        <w:ind w:left="1276" w:hanging="735"/>
        <w:rPr>
          <w:rFonts w:asciiTheme="minorHAnsi" w:hAnsiTheme="minorHAnsi" w:cstheme="minorHAnsi"/>
          <w:sz w:val="20"/>
          <w:szCs w:val="20"/>
        </w:rPr>
      </w:pPr>
    </w:p>
    <w:p w14:paraId="08977186" w14:textId="77777777" w:rsidR="005E339D" w:rsidRPr="004D2BEA" w:rsidRDefault="005E339D" w:rsidP="004D2BEA">
      <w:pPr>
        <w:numPr>
          <w:ilvl w:val="1"/>
          <w:numId w:val="16"/>
        </w:numPr>
        <w:tabs>
          <w:tab w:val="clear" w:pos="1161"/>
          <w:tab w:val="left" w:pos="270"/>
          <w:tab w:val="num" w:pos="709"/>
        </w:tabs>
        <w:autoSpaceDE/>
        <w:autoSpaceDN/>
        <w:ind w:left="1276" w:hanging="1134"/>
        <w:rPr>
          <w:rFonts w:asciiTheme="minorHAnsi" w:hAnsiTheme="minorHAnsi" w:cstheme="minorHAnsi"/>
        </w:rPr>
      </w:pPr>
      <w:r w:rsidRPr="004D2BEA">
        <w:rPr>
          <w:rFonts w:asciiTheme="minorHAnsi" w:hAnsiTheme="minorHAnsi" w:cstheme="minorHAnsi"/>
          <w:b/>
        </w:rPr>
        <w:t>Costs and Charges</w:t>
      </w:r>
    </w:p>
    <w:p w14:paraId="34EAE8DD" w14:textId="77777777" w:rsidR="005E339D" w:rsidRPr="0068383C" w:rsidRDefault="005E339D" w:rsidP="00841F01">
      <w:pPr>
        <w:tabs>
          <w:tab w:val="left" w:pos="270"/>
        </w:tabs>
        <w:ind w:left="541"/>
        <w:rPr>
          <w:rFonts w:asciiTheme="minorHAnsi" w:hAnsiTheme="minorHAnsi" w:cstheme="minorHAnsi"/>
          <w:sz w:val="20"/>
          <w:szCs w:val="20"/>
        </w:rPr>
      </w:pPr>
    </w:p>
    <w:p w14:paraId="32F42F31" w14:textId="77777777" w:rsidR="005E339D" w:rsidRPr="0068383C" w:rsidRDefault="005E339D" w:rsidP="004D2BEA">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To protect the Landlord from loss arising from any claim as a consequence of any breach by the Tenant of any covenant contained in this Agreement.</w:t>
      </w:r>
    </w:p>
    <w:p w14:paraId="5CC33A86" w14:textId="77777777" w:rsidR="005E339D" w:rsidRPr="0068383C" w:rsidRDefault="005E339D" w:rsidP="004D2BEA">
      <w:pPr>
        <w:tabs>
          <w:tab w:val="left" w:pos="270"/>
        </w:tabs>
        <w:ind w:left="1418" w:hanging="709"/>
        <w:rPr>
          <w:rFonts w:asciiTheme="minorHAnsi" w:hAnsiTheme="minorHAnsi" w:cstheme="minorHAnsi"/>
          <w:sz w:val="20"/>
          <w:szCs w:val="20"/>
        </w:rPr>
      </w:pPr>
    </w:p>
    <w:p w14:paraId="48A90AB5" w14:textId="77777777" w:rsidR="005E339D" w:rsidRPr="0068383C" w:rsidRDefault="005E339D" w:rsidP="004D2BEA">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To pay the Landlord’s reasonable legal costs and expenses (including VAT) properly incurred in enforcing this Agreement or any part hereof.</w:t>
      </w:r>
    </w:p>
    <w:p w14:paraId="180CAE67" w14:textId="77777777" w:rsidR="005E339D" w:rsidRPr="0068383C" w:rsidRDefault="005E339D" w:rsidP="004D2BEA">
      <w:pPr>
        <w:tabs>
          <w:tab w:val="left" w:pos="270"/>
        </w:tabs>
        <w:ind w:left="1418" w:hanging="709"/>
        <w:rPr>
          <w:rFonts w:asciiTheme="minorHAnsi" w:hAnsiTheme="minorHAnsi" w:cstheme="minorHAnsi"/>
          <w:sz w:val="20"/>
          <w:szCs w:val="20"/>
        </w:rPr>
      </w:pPr>
    </w:p>
    <w:p w14:paraId="398B676E" w14:textId="77777777" w:rsidR="005E339D" w:rsidRPr="0068383C" w:rsidRDefault="005E339D" w:rsidP="004D2BEA">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To pay the cost of any bank or other reasonable charges incurred by the Landlord or his Agent if any cheque written by the Tenant is dishonoured or if any standing order payment is withdrawn by the Tenant's bankers.</w:t>
      </w:r>
    </w:p>
    <w:p w14:paraId="340BC1C6" w14:textId="77777777" w:rsidR="005E339D" w:rsidRDefault="005E339D" w:rsidP="00841F01">
      <w:pPr>
        <w:tabs>
          <w:tab w:val="left" w:pos="270"/>
        </w:tabs>
        <w:ind w:left="1276" w:hanging="735"/>
        <w:rPr>
          <w:rFonts w:asciiTheme="minorHAnsi" w:hAnsiTheme="minorHAnsi" w:cstheme="minorHAnsi"/>
          <w:sz w:val="20"/>
          <w:szCs w:val="20"/>
        </w:rPr>
      </w:pPr>
    </w:p>
    <w:p w14:paraId="2B8C1B08" w14:textId="38F5DC92" w:rsidR="004D2BEA" w:rsidRDefault="004D2BEA">
      <w:pPr>
        <w:rPr>
          <w:rFonts w:asciiTheme="minorHAnsi" w:hAnsiTheme="minorHAnsi" w:cstheme="minorHAnsi"/>
          <w:sz w:val="20"/>
          <w:szCs w:val="20"/>
        </w:rPr>
      </w:pPr>
      <w:r>
        <w:rPr>
          <w:rFonts w:asciiTheme="minorHAnsi" w:hAnsiTheme="minorHAnsi" w:cstheme="minorHAnsi"/>
          <w:sz w:val="20"/>
          <w:szCs w:val="20"/>
        </w:rPr>
        <w:br w:type="page"/>
      </w:r>
    </w:p>
    <w:p w14:paraId="4215A877" w14:textId="77777777" w:rsidR="005E339D" w:rsidRPr="004D2BEA" w:rsidRDefault="005E339D" w:rsidP="004D2BEA">
      <w:pPr>
        <w:numPr>
          <w:ilvl w:val="1"/>
          <w:numId w:val="16"/>
        </w:numPr>
        <w:tabs>
          <w:tab w:val="clear" w:pos="1161"/>
          <w:tab w:val="left" w:pos="270"/>
          <w:tab w:val="num" w:pos="709"/>
        </w:tabs>
        <w:autoSpaceDE/>
        <w:autoSpaceDN/>
        <w:ind w:left="1276" w:hanging="1134"/>
        <w:rPr>
          <w:rFonts w:asciiTheme="minorHAnsi" w:hAnsiTheme="minorHAnsi" w:cstheme="minorHAnsi"/>
        </w:rPr>
      </w:pPr>
      <w:r w:rsidRPr="004D2BEA">
        <w:rPr>
          <w:rFonts w:asciiTheme="minorHAnsi" w:hAnsiTheme="minorHAnsi" w:cstheme="minorHAnsi"/>
          <w:b/>
        </w:rPr>
        <w:lastRenderedPageBreak/>
        <w:t>Refuse</w:t>
      </w:r>
    </w:p>
    <w:p w14:paraId="53ECA769" w14:textId="77777777" w:rsidR="005E339D" w:rsidRPr="0068383C" w:rsidRDefault="005E339D" w:rsidP="00841F01">
      <w:pPr>
        <w:tabs>
          <w:tab w:val="left" w:pos="270"/>
        </w:tabs>
        <w:ind w:left="541"/>
        <w:rPr>
          <w:rFonts w:asciiTheme="minorHAnsi" w:hAnsiTheme="minorHAnsi" w:cstheme="minorHAnsi"/>
          <w:sz w:val="20"/>
          <w:szCs w:val="20"/>
        </w:rPr>
      </w:pPr>
    </w:p>
    <w:p w14:paraId="38DF3A3E" w14:textId="77777777" w:rsidR="005E339D" w:rsidRPr="0068383C" w:rsidRDefault="005E339D" w:rsidP="004D2BEA">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To remove all rubbish from the Premises and to place the same within the dustbin or receptacles provided and in the case of any dustbins to ensure that all rubbish is placed and kept inside a plastic bin liner before placing in such dustbin.</w:t>
      </w:r>
    </w:p>
    <w:p w14:paraId="66CA20DB" w14:textId="77777777" w:rsidR="005E339D" w:rsidRPr="0068383C" w:rsidRDefault="005E339D" w:rsidP="00841F01">
      <w:pPr>
        <w:tabs>
          <w:tab w:val="left" w:pos="270"/>
        </w:tabs>
        <w:ind w:left="1276" w:hanging="735"/>
        <w:rPr>
          <w:rFonts w:asciiTheme="minorHAnsi" w:hAnsiTheme="minorHAnsi" w:cstheme="minorHAnsi"/>
          <w:sz w:val="20"/>
          <w:szCs w:val="20"/>
        </w:rPr>
      </w:pPr>
    </w:p>
    <w:p w14:paraId="735B6492" w14:textId="77777777" w:rsidR="005E339D" w:rsidRPr="0068383C" w:rsidRDefault="005E339D" w:rsidP="00332803">
      <w:pPr>
        <w:numPr>
          <w:ilvl w:val="1"/>
          <w:numId w:val="16"/>
        </w:numPr>
        <w:tabs>
          <w:tab w:val="clear" w:pos="1161"/>
          <w:tab w:val="left" w:pos="270"/>
          <w:tab w:val="num" w:pos="709"/>
        </w:tabs>
        <w:autoSpaceDE/>
        <w:autoSpaceDN/>
        <w:ind w:left="1276" w:hanging="1134"/>
        <w:rPr>
          <w:rFonts w:asciiTheme="minorHAnsi" w:hAnsiTheme="minorHAnsi" w:cstheme="minorHAnsi"/>
          <w:sz w:val="20"/>
          <w:szCs w:val="20"/>
        </w:rPr>
      </w:pPr>
      <w:r w:rsidRPr="00332803">
        <w:rPr>
          <w:rFonts w:asciiTheme="minorHAnsi" w:hAnsiTheme="minorHAnsi" w:cstheme="minorHAnsi"/>
          <w:b/>
        </w:rPr>
        <w:t>Smoking</w:t>
      </w:r>
    </w:p>
    <w:p w14:paraId="142E2E47" w14:textId="77777777" w:rsidR="005E339D" w:rsidRPr="0068383C" w:rsidRDefault="005E339D" w:rsidP="00841F01">
      <w:pPr>
        <w:tabs>
          <w:tab w:val="left" w:pos="270"/>
        </w:tabs>
        <w:ind w:left="541"/>
        <w:rPr>
          <w:rFonts w:asciiTheme="minorHAnsi" w:hAnsiTheme="minorHAnsi" w:cstheme="minorHAnsi"/>
          <w:sz w:val="20"/>
          <w:szCs w:val="20"/>
        </w:rPr>
      </w:pPr>
    </w:p>
    <w:p w14:paraId="4AB2095F" w14:textId="77777777" w:rsidR="005E339D" w:rsidRPr="0068383C" w:rsidRDefault="005E339D" w:rsidP="00332803">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Not to smoke or permit any guest or visitor to smoke tobacco or any other substance in the Premises, without the Landlord’s prior written consent which shall not be unreasonably withheld.</w:t>
      </w:r>
    </w:p>
    <w:p w14:paraId="2B1E6877" w14:textId="77777777" w:rsidR="005E339D" w:rsidRPr="0068383C" w:rsidRDefault="005E339D" w:rsidP="00841F01">
      <w:pPr>
        <w:tabs>
          <w:tab w:val="left" w:pos="270"/>
        </w:tabs>
        <w:ind w:left="1276" w:hanging="735"/>
        <w:rPr>
          <w:rFonts w:asciiTheme="minorHAnsi" w:hAnsiTheme="minorHAnsi" w:cstheme="minorHAnsi"/>
          <w:sz w:val="20"/>
          <w:szCs w:val="20"/>
        </w:rPr>
      </w:pPr>
    </w:p>
    <w:p w14:paraId="489A66BC" w14:textId="77777777" w:rsidR="005E339D" w:rsidRPr="00B43417" w:rsidRDefault="005E339D" w:rsidP="00B43417">
      <w:pPr>
        <w:numPr>
          <w:ilvl w:val="1"/>
          <w:numId w:val="16"/>
        </w:numPr>
        <w:tabs>
          <w:tab w:val="clear" w:pos="1161"/>
          <w:tab w:val="left" w:pos="270"/>
          <w:tab w:val="num" w:pos="709"/>
        </w:tabs>
        <w:autoSpaceDE/>
        <w:autoSpaceDN/>
        <w:ind w:left="1276" w:hanging="1134"/>
        <w:rPr>
          <w:rFonts w:asciiTheme="minorHAnsi" w:hAnsiTheme="minorHAnsi" w:cstheme="minorHAnsi"/>
        </w:rPr>
      </w:pPr>
      <w:r w:rsidRPr="00B43417">
        <w:rPr>
          <w:rFonts w:asciiTheme="minorHAnsi" w:hAnsiTheme="minorHAnsi" w:cstheme="minorHAnsi"/>
          <w:b/>
        </w:rPr>
        <w:t>Garden</w:t>
      </w:r>
    </w:p>
    <w:p w14:paraId="66641B67" w14:textId="77777777" w:rsidR="005E339D" w:rsidRPr="0068383C" w:rsidRDefault="005E339D" w:rsidP="00841F01">
      <w:pPr>
        <w:tabs>
          <w:tab w:val="left" w:pos="270"/>
        </w:tabs>
        <w:ind w:left="541"/>
        <w:rPr>
          <w:rFonts w:asciiTheme="minorHAnsi" w:hAnsiTheme="minorHAnsi" w:cstheme="minorHAnsi"/>
          <w:sz w:val="20"/>
          <w:szCs w:val="20"/>
        </w:rPr>
      </w:pPr>
    </w:p>
    <w:p w14:paraId="297C27D8" w14:textId="77777777" w:rsidR="005E339D" w:rsidRPr="0068383C" w:rsidRDefault="005E339D" w:rsidP="00B43417">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 xml:space="preserve">To keep the garden in the same character, weed free and in good order and to cut the grass at reasonable intervals during the growing season. </w:t>
      </w:r>
    </w:p>
    <w:p w14:paraId="1B1152C0" w14:textId="77777777" w:rsidR="005E339D" w:rsidRPr="0068383C" w:rsidRDefault="005E339D" w:rsidP="00841F01">
      <w:pPr>
        <w:tabs>
          <w:tab w:val="left" w:pos="270"/>
        </w:tabs>
        <w:ind w:left="1276" w:hanging="735"/>
        <w:rPr>
          <w:rFonts w:asciiTheme="minorHAnsi" w:hAnsiTheme="minorHAnsi" w:cstheme="minorHAnsi"/>
          <w:sz w:val="20"/>
          <w:szCs w:val="20"/>
        </w:rPr>
      </w:pPr>
    </w:p>
    <w:p w14:paraId="02A05BF5" w14:textId="77777777" w:rsidR="005E339D" w:rsidRPr="00B43417" w:rsidRDefault="005E339D" w:rsidP="00B43417">
      <w:pPr>
        <w:numPr>
          <w:ilvl w:val="1"/>
          <w:numId w:val="16"/>
        </w:numPr>
        <w:tabs>
          <w:tab w:val="clear" w:pos="1161"/>
          <w:tab w:val="left" w:pos="270"/>
          <w:tab w:val="num" w:pos="709"/>
        </w:tabs>
        <w:autoSpaceDE/>
        <w:autoSpaceDN/>
        <w:ind w:left="1276" w:hanging="1134"/>
        <w:rPr>
          <w:rFonts w:asciiTheme="minorHAnsi" w:hAnsiTheme="minorHAnsi" w:cstheme="minorHAnsi"/>
        </w:rPr>
      </w:pPr>
      <w:r w:rsidRPr="00B43417">
        <w:rPr>
          <w:rFonts w:asciiTheme="minorHAnsi" w:hAnsiTheme="minorHAnsi" w:cstheme="minorHAnsi"/>
          <w:b/>
        </w:rPr>
        <w:t>Inventory and Check-Out</w:t>
      </w:r>
    </w:p>
    <w:p w14:paraId="5CF46F10" w14:textId="77777777" w:rsidR="005E339D" w:rsidRPr="0068383C" w:rsidRDefault="005E339D" w:rsidP="00841F01">
      <w:pPr>
        <w:tabs>
          <w:tab w:val="left" w:pos="270"/>
        </w:tabs>
        <w:ind w:left="541"/>
        <w:rPr>
          <w:rFonts w:asciiTheme="minorHAnsi" w:hAnsiTheme="minorHAnsi" w:cstheme="minorHAnsi"/>
          <w:sz w:val="20"/>
          <w:szCs w:val="20"/>
        </w:rPr>
      </w:pPr>
    </w:p>
    <w:p w14:paraId="2855A756" w14:textId="77777777" w:rsidR="005E339D" w:rsidRPr="0068383C" w:rsidRDefault="005E339D" w:rsidP="00B43417">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To pay the reasonable cost of a check-out of the Inventory and Schedule of Condition listing all the Fixtures and Fittings in the Premises and the condition of them at the expiry or sooner termination of the Tenancy.</w:t>
      </w:r>
    </w:p>
    <w:p w14:paraId="790155A5" w14:textId="77777777" w:rsidR="005E339D" w:rsidRPr="0068383C" w:rsidRDefault="005E339D" w:rsidP="00B43417">
      <w:pPr>
        <w:tabs>
          <w:tab w:val="left" w:pos="270"/>
        </w:tabs>
        <w:ind w:left="1418" w:hanging="709"/>
        <w:rPr>
          <w:rFonts w:asciiTheme="minorHAnsi" w:hAnsiTheme="minorHAnsi" w:cstheme="minorHAnsi"/>
          <w:sz w:val="20"/>
          <w:szCs w:val="20"/>
        </w:rPr>
      </w:pPr>
    </w:p>
    <w:p w14:paraId="433F9F1D" w14:textId="77777777" w:rsidR="005E339D" w:rsidRPr="0068383C" w:rsidRDefault="005E339D" w:rsidP="00B43417">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If the Tenant or any Agent appointed by him shall not keep a mutual appointment made by the Landlord or the Landlord's Agent to check the Check-In Inventory and Schedule of Condition at the termination or sooner ending of the Tenancy to pay the additional reasonable costs incurred by the Landlord or the Landlord's Agent in making and attending a second appointment to check the Inventory and Schedule of Condition. If neither the Tenant nor his Agent shall keep the second appointment any assessment made by the Landlord or the Landlord's Agent shall be final and binding on the Tenant. Should the Landlord or his Agent fail to attend such appointment the Tenant’s reasonable costs incurred in attending the Premises will be met by the Landlord.</w:t>
      </w:r>
    </w:p>
    <w:p w14:paraId="7AC80541" w14:textId="77777777" w:rsidR="005E339D" w:rsidRPr="0068383C" w:rsidRDefault="005E339D" w:rsidP="00841F01">
      <w:pPr>
        <w:tabs>
          <w:tab w:val="left" w:pos="270"/>
        </w:tabs>
        <w:ind w:left="1276" w:hanging="735"/>
        <w:rPr>
          <w:rFonts w:asciiTheme="minorHAnsi" w:hAnsiTheme="minorHAnsi" w:cstheme="minorHAnsi"/>
          <w:sz w:val="20"/>
          <w:szCs w:val="20"/>
        </w:rPr>
      </w:pPr>
    </w:p>
    <w:p w14:paraId="667E9A21" w14:textId="77777777" w:rsidR="005E339D" w:rsidRPr="00B43417" w:rsidRDefault="005E339D" w:rsidP="00B43417">
      <w:pPr>
        <w:pStyle w:val="ListParagraph"/>
        <w:numPr>
          <w:ilvl w:val="1"/>
          <w:numId w:val="16"/>
        </w:numPr>
        <w:tabs>
          <w:tab w:val="clear" w:pos="1161"/>
          <w:tab w:val="num" w:pos="709"/>
        </w:tabs>
        <w:autoSpaceDE/>
        <w:autoSpaceDN/>
        <w:spacing w:before="0"/>
        <w:ind w:hanging="1019"/>
        <w:contextualSpacing/>
        <w:rPr>
          <w:rFonts w:asciiTheme="minorHAnsi" w:hAnsiTheme="minorHAnsi" w:cstheme="minorHAnsi"/>
        </w:rPr>
      </w:pPr>
      <w:r w:rsidRPr="00B43417">
        <w:rPr>
          <w:rFonts w:asciiTheme="minorHAnsi" w:hAnsiTheme="minorHAnsi" w:cstheme="minorHAnsi"/>
          <w:b/>
        </w:rPr>
        <w:t>Notices</w:t>
      </w:r>
    </w:p>
    <w:p w14:paraId="21EBC639" w14:textId="77777777" w:rsidR="005E339D" w:rsidRPr="0068383C" w:rsidRDefault="005E339D" w:rsidP="00841F01">
      <w:pPr>
        <w:tabs>
          <w:tab w:val="left" w:pos="270"/>
        </w:tabs>
        <w:rPr>
          <w:rFonts w:asciiTheme="minorHAnsi" w:hAnsiTheme="minorHAnsi" w:cstheme="minorHAnsi"/>
          <w:sz w:val="20"/>
          <w:szCs w:val="20"/>
        </w:rPr>
      </w:pPr>
    </w:p>
    <w:p w14:paraId="6D203133" w14:textId="77777777" w:rsidR="005E339D" w:rsidRPr="0068383C" w:rsidRDefault="005E339D" w:rsidP="00B43417">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To promptly forward to the Landlord or his Agent any notice of a legal nature delivered to the Premises touching or affecting the Premises, its boundaries or neighbouring properties.</w:t>
      </w:r>
    </w:p>
    <w:p w14:paraId="0334A788" w14:textId="77777777" w:rsidR="005E339D" w:rsidRPr="0068383C" w:rsidRDefault="005E339D" w:rsidP="00B43417">
      <w:pPr>
        <w:tabs>
          <w:tab w:val="left" w:pos="270"/>
        </w:tabs>
        <w:rPr>
          <w:rFonts w:asciiTheme="minorHAnsi" w:hAnsiTheme="minorHAnsi" w:cstheme="minorHAnsi"/>
          <w:sz w:val="20"/>
          <w:szCs w:val="20"/>
        </w:rPr>
      </w:pPr>
    </w:p>
    <w:p w14:paraId="160BADFA" w14:textId="77777777" w:rsidR="005E339D" w:rsidRPr="0068383C" w:rsidRDefault="005E339D" w:rsidP="00B43417">
      <w:pPr>
        <w:numPr>
          <w:ilvl w:val="1"/>
          <w:numId w:val="16"/>
        </w:numPr>
        <w:tabs>
          <w:tab w:val="clear" w:pos="1161"/>
          <w:tab w:val="num" w:pos="709"/>
        </w:tabs>
        <w:autoSpaceDE/>
        <w:autoSpaceDN/>
        <w:ind w:left="1276" w:hanging="1134"/>
        <w:rPr>
          <w:rFonts w:asciiTheme="minorHAnsi" w:hAnsiTheme="minorHAnsi" w:cstheme="minorHAnsi"/>
          <w:sz w:val="20"/>
          <w:szCs w:val="20"/>
        </w:rPr>
      </w:pPr>
      <w:r w:rsidRPr="00B43417">
        <w:rPr>
          <w:rFonts w:asciiTheme="minorHAnsi" w:hAnsiTheme="minorHAnsi" w:cstheme="minorHAnsi"/>
          <w:b/>
        </w:rPr>
        <w:t>Headlease</w:t>
      </w:r>
    </w:p>
    <w:p w14:paraId="591E11AF" w14:textId="77777777" w:rsidR="005E339D" w:rsidRPr="0068383C" w:rsidRDefault="005E339D" w:rsidP="00841F01">
      <w:pPr>
        <w:tabs>
          <w:tab w:val="left" w:pos="270"/>
        </w:tabs>
        <w:ind w:left="541"/>
        <w:rPr>
          <w:rFonts w:asciiTheme="minorHAnsi" w:hAnsiTheme="minorHAnsi" w:cstheme="minorHAnsi"/>
          <w:sz w:val="20"/>
          <w:szCs w:val="20"/>
        </w:rPr>
      </w:pPr>
    </w:p>
    <w:p w14:paraId="71994A73" w14:textId="77777777" w:rsidR="005E339D" w:rsidRPr="0068383C" w:rsidRDefault="005E339D" w:rsidP="00B43417">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To observe all of the non-financial covenants on the part of the Landlord [</w:t>
      </w:r>
      <w:r w:rsidRPr="0068383C">
        <w:rPr>
          <w:rFonts w:asciiTheme="minorHAnsi" w:hAnsiTheme="minorHAnsi" w:cstheme="minorHAnsi"/>
          <w:i/>
          <w:sz w:val="20"/>
          <w:szCs w:val="20"/>
        </w:rPr>
        <w:t>lessor</w:t>
      </w:r>
      <w:r w:rsidRPr="0068383C">
        <w:rPr>
          <w:rFonts w:asciiTheme="minorHAnsi" w:hAnsiTheme="minorHAnsi" w:cstheme="minorHAnsi"/>
          <w:sz w:val="20"/>
          <w:szCs w:val="20"/>
        </w:rPr>
        <w:t>] as set out in the headlease of the Premises a copy of which has been provided to the Tenant prior to the date of this Tenancy.</w:t>
      </w:r>
    </w:p>
    <w:p w14:paraId="20CA22DA" w14:textId="77777777" w:rsidR="005E339D" w:rsidRPr="0068383C" w:rsidRDefault="005E339D" w:rsidP="00841F01">
      <w:pPr>
        <w:tabs>
          <w:tab w:val="left" w:pos="270"/>
        </w:tabs>
        <w:ind w:left="1276" w:hanging="735"/>
        <w:rPr>
          <w:rFonts w:asciiTheme="minorHAnsi" w:hAnsiTheme="minorHAnsi" w:cstheme="minorHAnsi"/>
          <w:sz w:val="20"/>
          <w:szCs w:val="20"/>
        </w:rPr>
      </w:pPr>
    </w:p>
    <w:p w14:paraId="05A7CF74" w14:textId="77777777" w:rsidR="005E339D" w:rsidRPr="00B43417" w:rsidRDefault="005E339D" w:rsidP="00B43417">
      <w:pPr>
        <w:numPr>
          <w:ilvl w:val="1"/>
          <w:numId w:val="16"/>
        </w:numPr>
        <w:tabs>
          <w:tab w:val="clear" w:pos="1161"/>
          <w:tab w:val="num" w:pos="709"/>
        </w:tabs>
        <w:autoSpaceDE/>
        <w:autoSpaceDN/>
        <w:ind w:left="1276" w:hanging="1134"/>
        <w:rPr>
          <w:rFonts w:asciiTheme="minorHAnsi" w:hAnsiTheme="minorHAnsi" w:cstheme="minorHAnsi"/>
          <w:b/>
        </w:rPr>
      </w:pPr>
      <w:r w:rsidRPr="00B43417">
        <w:rPr>
          <w:rFonts w:asciiTheme="minorHAnsi" w:hAnsiTheme="minorHAnsi" w:cstheme="minorHAnsi"/>
          <w:b/>
        </w:rPr>
        <w:t>Smoke Alarms</w:t>
      </w:r>
    </w:p>
    <w:p w14:paraId="11CE48D8" w14:textId="77777777" w:rsidR="005E339D" w:rsidRPr="0068383C" w:rsidRDefault="005E339D" w:rsidP="00841F01">
      <w:pPr>
        <w:tabs>
          <w:tab w:val="left" w:pos="270"/>
        </w:tabs>
        <w:ind w:left="541"/>
        <w:rPr>
          <w:rFonts w:asciiTheme="minorHAnsi" w:hAnsiTheme="minorHAnsi" w:cstheme="minorHAnsi"/>
          <w:sz w:val="20"/>
          <w:szCs w:val="20"/>
        </w:rPr>
      </w:pPr>
    </w:p>
    <w:p w14:paraId="31CD46AF" w14:textId="77777777" w:rsidR="005E339D" w:rsidRPr="0068383C" w:rsidRDefault="005E339D" w:rsidP="00B43417">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To keep all smoke alarms in good working order and in particular to replace all batteries as and when necessary and to check the alarms monthly to ensure that they work.</w:t>
      </w:r>
    </w:p>
    <w:p w14:paraId="2B1D749A" w14:textId="77777777" w:rsidR="005E339D" w:rsidRPr="0068383C" w:rsidRDefault="005E339D" w:rsidP="00B43417">
      <w:pPr>
        <w:tabs>
          <w:tab w:val="left" w:pos="270"/>
        </w:tabs>
        <w:ind w:left="1418" w:hanging="709"/>
        <w:rPr>
          <w:rFonts w:asciiTheme="minorHAnsi" w:hAnsiTheme="minorHAnsi" w:cstheme="minorHAnsi"/>
          <w:sz w:val="20"/>
          <w:szCs w:val="20"/>
        </w:rPr>
      </w:pPr>
    </w:p>
    <w:p w14:paraId="240F074C" w14:textId="77777777" w:rsidR="005E339D" w:rsidRPr="0068383C" w:rsidRDefault="005E339D" w:rsidP="00B43417">
      <w:pPr>
        <w:numPr>
          <w:ilvl w:val="2"/>
          <w:numId w:val="16"/>
        </w:numPr>
        <w:tabs>
          <w:tab w:val="left" w:pos="270"/>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The Tenant shall not burn any solid fuel in the Premises without the prior, written consent of the Landlord, such consent not to be unreasonably withheld.</w:t>
      </w:r>
    </w:p>
    <w:p w14:paraId="6F97AFCB" w14:textId="77777777" w:rsidR="005E339D" w:rsidRDefault="005E339D" w:rsidP="00841F01">
      <w:pPr>
        <w:ind w:left="1276" w:hanging="735"/>
        <w:rPr>
          <w:rFonts w:asciiTheme="minorHAnsi" w:hAnsiTheme="minorHAnsi" w:cstheme="minorHAnsi"/>
          <w:sz w:val="20"/>
          <w:szCs w:val="20"/>
        </w:rPr>
      </w:pPr>
    </w:p>
    <w:p w14:paraId="4DBC0F9B" w14:textId="42AF9AA1" w:rsidR="00B43417" w:rsidRDefault="00B43417">
      <w:pPr>
        <w:rPr>
          <w:rFonts w:asciiTheme="minorHAnsi" w:hAnsiTheme="minorHAnsi" w:cstheme="minorHAnsi"/>
          <w:sz w:val="20"/>
          <w:szCs w:val="20"/>
        </w:rPr>
      </w:pPr>
      <w:r>
        <w:rPr>
          <w:rFonts w:asciiTheme="minorHAnsi" w:hAnsiTheme="minorHAnsi" w:cstheme="minorHAnsi"/>
          <w:sz w:val="20"/>
          <w:szCs w:val="20"/>
        </w:rPr>
        <w:br w:type="page"/>
      </w:r>
    </w:p>
    <w:p w14:paraId="29400000" w14:textId="77777777" w:rsidR="005E339D" w:rsidRPr="00B43417" w:rsidRDefault="005E339D" w:rsidP="00B43417">
      <w:pPr>
        <w:numPr>
          <w:ilvl w:val="1"/>
          <w:numId w:val="16"/>
        </w:numPr>
        <w:tabs>
          <w:tab w:val="clear" w:pos="1161"/>
          <w:tab w:val="num" w:pos="709"/>
        </w:tabs>
        <w:autoSpaceDE/>
        <w:autoSpaceDN/>
        <w:ind w:left="1276" w:hanging="1134"/>
        <w:rPr>
          <w:rFonts w:asciiTheme="minorHAnsi" w:hAnsiTheme="minorHAnsi" w:cstheme="minorHAnsi"/>
          <w:b/>
        </w:rPr>
      </w:pPr>
      <w:r w:rsidRPr="00B43417">
        <w:rPr>
          <w:rFonts w:asciiTheme="minorHAnsi" w:hAnsiTheme="minorHAnsi" w:cstheme="minorHAnsi"/>
          <w:b/>
        </w:rPr>
        <w:lastRenderedPageBreak/>
        <w:t>Burglar Alarms</w:t>
      </w:r>
    </w:p>
    <w:p w14:paraId="174CC037" w14:textId="77777777" w:rsidR="005E339D" w:rsidRPr="0068383C" w:rsidRDefault="005E339D" w:rsidP="00841F01">
      <w:pPr>
        <w:ind w:left="541"/>
        <w:rPr>
          <w:rFonts w:asciiTheme="minorHAnsi" w:hAnsiTheme="minorHAnsi" w:cstheme="minorHAnsi"/>
          <w:sz w:val="20"/>
          <w:szCs w:val="20"/>
        </w:rPr>
      </w:pPr>
    </w:p>
    <w:p w14:paraId="7676CB01" w14:textId="77777777" w:rsidR="005E339D" w:rsidRPr="0068383C" w:rsidRDefault="005E339D" w:rsidP="00B43417">
      <w:pPr>
        <w:numPr>
          <w:ilvl w:val="2"/>
          <w:numId w:val="16"/>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To set the burglar alarm at the Premises (if any) when the Premises are vacant and at night.</w:t>
      </w:r>
    </w:p>
    <w:p w14:paraId="4656DB13" w14:textId="77777777" w:rsidR="005E339D" w:rsidRPr="0068383C" w:rsidRDefault="005E339D" w:rsidP="00B43417">
      <w:pPr>
        <w:ind w:left="1418" w:hanging="709"/>
        <w:rPr>
          <w:rFonts w:asciiTheme="minorHAnsi" w:hAnsiTheme="minorHAnsi" w:cstheme="minorHAnsi"/>
          <w:sz w:val="20"/>
          <w:szCs w:val="20"/>
        </w:rPr>
      </w:pPr>
    </w:p>
    <w:p w14:paraId="0D1F4F88" w14:textId="77777777" w:rsidR="005E339D" w:rsidRPr="0068383C" w:rsidRDefault="005E339D" w:rsidP="00B43417">
      <w:pPr>
        <w:numPr>
          <w:ilvl w:val="2"/>
          <w:numId w:val="16"/>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To notify the Landlord or the Agent of any new burglar alarm code immediately and to confirm that notification in writing.</w:t>
      </w:r>
    </w:p>
    <w:p w14:paraId="053ACFE7" w14:textId="77777777" w:rsidR="005E339D" w:rsidRPr="0068383C" w:rsidRDefault="005E339D" w:rsidP="00B43417">
      <w:pPr>
        <w:ind w:left="1418" w:hanging="709"/>
        <w:rPr>
          <w:rFonts w:asciiTheme="minorHAnsi" w:hAnsiTheme="minorHAnsi" w:cstheme="minorHAnsi"/>
          <w:sz w:val="20"/>
          <w:szCs w:val="20"/>
        </w:rPr>
      </w:pPr>
    </w:p>
    <w:p w14:paraId="3C468CF0" w14:textId="77777777" w:rsidR="005E339D" w:rsidRPr="0068383C" w:rsidRDefault="005E339D" w:rsidP="00B43417">
      <w:pPr>
        <w:numPr>
          <w:ilvl w:val="2"/>
          <w:numId w:val="16"/>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 xml:space="preserve">To pay for any call out charge for the burglar alarm if the charge is incurred due to the misuse or negligence of the Tenant, his family or visitors. </w:t>
      </w:r>
    </w:p>
    <w:p w14:paraId="7999999E" w14:textId="77777777" w:rsidR="005E339D" w:rsidRPr="0068383C" w:rsidRDefault="005E339D" w:rsidP="00841F01">
      <w:pPr>
        <w:ind w:left="1276" w:hanging="735"/>
        <w:rPr>
          <w:rFonts w:asciiTheme="minorHAnsi" w:hAnsiTheme="minorHAnsi" w:cstheme="minorHAnsi"/>
          <w:sz w:val="20"/>
          <w:szCs w:val="20"/>
        </w:rPr>
      </w:pPr>
    </w:p>
    <w:p w14:paraId="14A738B7" w14:textId="77777777" w:rsidR="005E339D" w:rsidRPr="00B43417" w:rsidRDefault="005E339D" w:rsidP="00B43417">
      <w:pPr>
        <w:numPr>
          <w:ilvl w:val="1"/>
          <w:numId w:val="16"/>
        </w:numPr>
        <w:tabs>
          <w:tab w:val="clear" w:pos="1161"/>
          <w:tab w:val="num" w:pos="709"/>
        </w:tabs>
        <w:autoSpaceDE/>
        <w:autoSpaceDN/>
        <w:ind w:left="851" w:hanging="709"/>
        <w:rPr>
          <w:rFonts w:asciiTheme="minorHAnsi" w:hAnsiTheme="minorHAnsi" w:cstheme="minorHAnsi"/>
          <w:b/>
        </w:rPr>
      </w:pPr>
      <w:r w:rsidRPr="00B43417">
        <w:rPr>
          <w:rFonts w:asciiTheme="minorHAnsi" w:hAnsiTheme="minorHAnsi" w:cstheme="minorHAnsi"/>
          <w:b/>
        </w:rPr>
        <w:t>Immigration Act</w:t>
      </w:r>
    </w:p>
    <w:p w14:paraId="6E3770C3" w14:textId="77777777" w:rsidR="005E339D" w:rsidRPr="0068383C" w:rsidRDefault="005E339D" w:rsidP="00841F01">
      <w:pPr>
        <w:ind w:left="541"/>
        <w:rPr>
          <w:rFonts w:asciiTheme="minorHAnsi" w:hAnsiTheme="minorHAnsi" w:cstheme="minorHAnsi"/>
          <w:sz w:val="20"/>
          <w:szCs w:val="20"/>
        </w:rPr>
      </w:pPr>
    </w:p>
    <w:p w14:paraId="5FEDD017" w14:textId="77777777" w:rsidR="005E339D" w:rsidRPr="0068383C" w:rsidRDefault="005E339D" w:rsidP="00B43417">
      <w:pPr>
        <w:numPr>
          <w:ilvl w:val="2"/>
          <w:numId w:val="16"/>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If the Tenant has a time limited Right to Rent in the United Kingdom as defined by the Immigration Act 2014, the Tenant shall, upon receipt of any communication touching or concerning their residency status in the United Kingdom from a relevant government department or body, advise the Landlord or the Agent of such and shall provide to them upon request copies of any such written communication.</w:t>
      </w:r>
    </w:p>
    <w:p w14:paraId="7150A7A9" w14:textId="77777777" w:rsidR="005E339D" w:rsidRDefault="005E339D" w:rsidP="00B43417">
      <w:pPr>
        <w:tabs>
          <w:tab w:val="left" w:pos="720"/>
          <w:tab w:val="left" w:pos="1440"/>
          <w:tab w:val="left" w:pos="2880"/>
          <w:tab w:val="left" w:pos="4320"/>
          <w:tab w:val="left" w:pos="5760"/>
          <w:tab w:val="left" w:pos="7200"/>
          <w:tab w:val="left" w:pos="8640"/>
          <w:tab w:val="right" w:pos="9892"/>
        </w:tabs>
        <w:rPr>
          <w:rFonts w:asciiTheme="minorHAnsi" w:hAnsiTheme="minorHAnsi" w:cstheme="minorHAnsi"/>
          <w:sz w:val="20"/>
          <w:szCs w:val="20"/>
        </w:rPr>
      </w:pPr>
    </w:p>
    <w:p w14:paraId="1CA620CE" w14:textId="77777777" w:rsidR="00B43417" w:rsidRPr="0068383C" w:rsidRDefault="00B43417" w:rsidP="00B43417">
      <w:pPr>
        <w:tabs>
          <w:tab w:val="left" w:pos="720"/>
          <w:tab w:val="left" w:pos="1440"/>
          <w:tab w:val="left" w:pos="2880"/>
          <w:tab w:val="left" w:pos="4320"/>
          <w:tab w:val="left" w:pos="5760"/>
          <w:tab w:val="left" w:pos="7200"/>
          <w:tab w:val="left" w:pos="8640"/>
          <w:tab w:val="right" w:pos="9892"/>
        </w:tabs>
        <w:rPr>
          <w:rFonts w:asciiTheme="minorHAnsi" w:hAnsiTheme="minorHAnsi" w:cstheme="minorHAnsi"/>
          <w:sz w:val="20"/>
          <w:szCs w:val="20"/>
        </w:rPr>
      </w:pPr>
    </w:p>
    <w:p w14:paraId="3E3CE113" w14:textId="05286DF8" w:rsidR="005E339D" w:rsidRPr="00B43417" w:rsidRDefault="00B43417" w:rsidP="00B43417">
      <w:pPr>
        <w:numPr>
          <w:ilvl w:val="0"/>
          <w:numId w:val="16"/>
        </w:numPr>
        <w:tabs>
          <w:tab w:val="left" w:pos="525"/>
          <w:tab w:val="left" w:pos="2880"/>
          <w:tab w:val="left" w:pos="4320"/>
          <w:tab w:val="left" w:pos="5760"/>
          <w:tab w:val="left" w:pos="7200"/>
          <w:tab w:val="left" w:pos="8640"/>
          <w:tab w:val="right" w:pos="9892"/>
        </w:tabs>
        <w:autoSpaceDE/>
        <w:autoSpaceDN/>
        <w:ind w:left="709" w:hanging="567"/>
        <w:rPr>
          <w:rFonts w:asciiTheme="minorHAnsi" w:hAnsiTheme="minorHAnsi" w:cstheme="minorHAnsi"/>
        </w:rPr>
      </w:pPr>
      <w:r w:rsidRPr="00B43417">
        <w:rPr>
          <w:rFonts w:asciiTheme="minorHAnsi" w:hAnsiTheme="minorHAnsi" w:cstheme="minorHAnsi"/>
          <w:b/>
        </w:rPr>
        <w:t>THE LANDLORD AGREES WITH THE TENANT</w:t>
      </w:r>
      <w:r w:rsidRPr="00B43417">
        <w:rPr>
          <w:rFonts w:asciiTheme="minorHAnsi" w:hAnsiTheme="minorHAnsi" w:cstheme="minorHAnsi"/>
        </w:rPr>
        <w:t xml:space="preserve"> AS FOLLOWS:-</w:t>
      </w:r>
    </w:p>
    <w:p w14:paraId="40937849" w14:textId="77777777" w:rsidR="005E339D" w:rsidRPr="0068383C" w:rsidRDefault="005E339D" w:rsidP="00841F01">
      <w:pPr>
        <w:ind w:left="709" w:hanging="709"/>
        <w:rPr>
          <w:rFonts w:asciiTheme="minorHAnsi" w:hAnsiTheme="minorHAnsi" w:cstheme="minorHAnsi"/>
          <w:sz w:val="20"/>
          <w:szCs w:val="20"/>
        </w:rPr>
      </w:pPr>
    </w:p>
    <w:p w14:paraId="747A4EF3" w14:textId="4ACF9432" w:rsidR="005E339D" w:rsidRPr="00B43417" w:rsidRDefault="005E339D" w:rsidP="00B43417">
      <w:pPr>
        <w:pStyle w:val="ListParagraph"/>
        <w:numPr>
          <w:ilvl w:val="1"/>
          <w:numId w:val="19"/>
        </w:numPr>
        <w:autoSpaceDE/>
        <w:autoSpaceDN/>
        <w:spacing w:before="0"/>
        <w:ind w:left="709" w:hanging="567"/>
        <w:contextualSpacing/>
        <w:rPr>
          <w:rFonts w:asciiTheme="minorHAnsi" w:hAnsiTheme="minorHAnsi" w:cstheme="minorHAnsi"/>
        </w:rPr>
      </w:pPr>
      <w:r w:rsidRPr="00B43417">
        <w:rPr>
          <w:rFonts w:asciiTheme="minorHAnsi" w:hAnsiTheme="minorHAnsi" w:cstheme="minorHAnsi"/>
          <w:b/>
        </w:rPr>
        <w:t>Quiet Enjoyment</w:t>
      </w:r>
    </w:p>
    <w:p w14:paraId="1333B698" w14:textId="77777777" w:rsidR="005E339D" w:rsidRPr="0068383C" w:rsidRDefault="005E339D" w:rsidP="00841F01">
      <w:pPr>
        <w:ind w:left="567"/>
        <w:rPr>
          <w:rFonts w:asciiTheme="minorHAnsi" w:hAnsiTheme="minorHAnsi" w:cstheme="minorHAnsi"/>
          <w:sz w:val="20"/>
          <w:szCs w:val="20"/>
        </w:rPr>
      </w:pPr>
    </w:p>
    <w:p w14:paraId="41F09180" w14:textId="77777777" w:rsidR="005E339D" w:rsidRPr="0068383C" w:rsidRDefault="005E339D" w:rsidP="00B43417">
      <w:pPr>
        <w:pStyle w:val="ListParagraph"/>
        <w:numPr>
          <w:ilvl w:val="2"/>
          <w:numId w:val="19"/>
        </w:numPr>
        <w:autoSpaceDE/>
        <w:autoSpaceDN/>
        <w:spacing w:before="0"/>
        <w:ind w:left="1418" w:hanging="709"/>
        <w:contextualSpacing/>
        <w:rPr>
          <w:rFonts w:asciiTheme="minorHAnsi" w:hAnsiTheme="minorHAnsi" w:cstheme="minorHAnsi"/>
          <w:sz w:val="20"/>
          <w:szCs w:val="20"/>
        </w:rPr>
      </w:pPr>
      <w:r w:rsidRPr="0068383C">
        <w:rPr>
          <w:rFonts w:asciiTheme="minorHAnsi" w:hAnsiTheme="minorHAnsi" w:cstheme="minorHAnsi"/>
          <w:sz w:val="20"/>
          <w:szCs w:val="20"/>
        </w:rPr>
        <w:t>That the Tenant paying the rent and performing and observing the obligations on the Tenant's part contained in this Agreement shall peaceably hold and enjoy the Premises during the Term without any unlawful interruption by the Landlord or any person rightfully claiming under, through or in trust for the Landlord.</w:t>
      </w:r>
    </w:p>
    <w:p w14:paraId="450AC2C0" w14:textId="77777777" w:rsidR="005E339D" w:rsidRPr="0068383C" w:rsidRDefault="005E339D" w:rsidP="00841F01">
      <w:pPr>
        <w:ind w:left="1276" w:hanging="709"/>
        <w:rPr>
          <w:rFonts w:asciiTheme="minorHAnsi" w:hAnsiTheme="minorHAnsi" w:cstheme="minorHAnsi"/>
          <w:sz w:val="20"/>
          <w:szCs w:val="20"/>
        </w:rPr>
      </w:pPr>
    </w:p>
    <w:p w14:paraId="48DE2521" w14:textId="77777777" w:rsidR="005E339D" w:rsidRPr="0068383C" w:rsidRDefault="005E339D" w:rsidP="00B43417">
      <w:pPr>
        <w:numPr>
          <w:ilvl w:val="1"/>
          <w:numId w:val="19"/>
        </w:numPr>
        <w:tabs>
          <w:tab w:val="left" w:pos="709"/>
        </w:tabs>
        <w:autoSpaceDE/>
        <w:autoSpaceDN/>
        <w:ind w:left="1276" w:hanging="1134"/>
        <w:rPr>
          <w:rFonts w:asciiTheme="minorHAnsi" w:hAnsiTheme="minorHAnsi" w:cstheme="minorHAnsi"/>
          <w:sz w:val="20"/>
          <w:szCs w:val="20"/>
        </w:rPr>
      </w:pPr>
      <w:r w:rsidRPr="00B43417">
        <w:rPr>
          <w:rFonts w:asciiTheme="minorHAnsi" w:hAnsiTheme="minorHAnsi" w:cstheme="minorHAnsi"/>
          <w:b/>
        </w:rPr>
        <w:t>Insurance</w:t>
      </w:r>
    </w:p>
    <w:p w14:paraId="0D43339D" w14:textId="77777777" w:rsidR="005E339D" w:rsidRPr="0068383C" w:rsidRDefault="005E339D" w:rsidP="00841F01">
      <w:pPr>
        <w:ind w:left="751"/>
        <w:rPr>
          <w:rFonts w:asciiTheme="minorHAnsi" w:hAnsiTheme="minorHAnsi" w:cstheme="minorHAnsi"/>
          <w:sz w:val="20"/>
          <w:szCs w:val="20"/>
        </w:rPr>
      </w:pPr>
    </w:p>
    <w:p w14:paraId="661FD298" w14:textId="77777777" w:rsidR="005E339D" w:rsidRPr="0068383C" w:rsidRDefault="005E339D" w:rsidP="00B43417">
      <w:pPr>
        <w:numPr>
          <w:ilvl w:val="2"/>
          <w:numId w:val="19"/>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To insure the Premises and the Fixtures and Fittings specified in the Check-In Inventory and Schedule of Condition to their full value with a reputable insurance company normally covered by a householder's comprehensive policy.</w:t>
      </w:r>
    </w:p>
    <w:p w14:paraId="6DDEF2C6" w14:textId="77777777" w:rsidR="005E339D" w:rsidRPr="0068383C" w:rsidRDefault="005E339D" w:rsidP="00841F01">
      <w:pPr>
        <w:tabs>
          <w:tab w:val="left" w:pos="1710"/>
        </w:tabs>
        <w:ind w:left="1276" w:hanging="709"/>
        <w:rPr>
          <w:rFonts w:asciiTheme="minorHAnsi" w:hAnsiTheme="minorHAnsi" w:cstheme="minorHAnsi"/>
          <w:sz w:val="20"/>
          <w:szCs w:val="20"/>
        </w:rPr>
      </w:pPr>
    </w:p>
    <w:p w14:paraId="1D1482CE" w14:textId="77777777" w:rsidR="005E339D" w:rsidRPr="00B43417" w:rsidRDefault="005E339D" w:rsidP="00B43417">
      <w:pPr>
        <w:numPr>
          <w:ilvl w:val="1"/>
          <w:numId w:val="19"/>
        </w:numPr>
        <w:autoSpaceDE/>
        <w:autoSpaceDN/>
        <w:ind w:left="709" w:hanging="567"/>
        <w:rPr>
          <w:rFonts w:asciiTheme="minorHAnsi" w:hAnsiTheme="minorHAnsi" w:cstheme="minorHAnsi"/>
        </w:rPr>
      </w:pPr>
      <w:r w:rsidRPr="00B43417">
        <w:rPr>
          <w:rFonts w:asciiTheme="minorHAnsi" w:hAnsiTheme="minorHAnsi" w:cstheme="minorHAnsi"/>
          <w:b/>
        </w:rPr>
        <w:t>Interest and Consents</w:t>
      </w:r>
    </w:p>
    <w:p w14:paraId="36EAC977" w14:textId="77777777" w:rsidR="005E339D" w:rsidRPr="0068383C" w:rsidRDefault="005E339D" w:rsidP="00841F01">
      <w:pPr>
        <w:ind w:left="751"/>
        <w:rPr>
          <w:rFonts w:asciiTheme="minorHAnsi" w:hAnsiTheme="minorHAnsi" w:cstheme="minorHAnsi"/>
          <w:sz w:val="20"/>
          <w:szCs w:val="20"/>
        </w:rPr>
      </w:pPr>
    </w:p>
    <w:p w14:paraId="683FAFA6" w14:textId="77777777" w:rsidR="005E339D" w:rsidRPr="0068383C" w:rsidRDefault="005E339D" w:rsidP="00B43417">
      <w:pPr>
        <w:numPr>
          <w:ilvl w:val="2"/>
          <w:numId w:val="19"/>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That he is the sole/joint owner of the leasehold or freehold interest in the Premises and that all consents necessary to enable him to enter this Agreement (whether from superior landlords, mortgagees, insurers or others) have been obtained.</w:t>
      </w:r>
    </w:p>
    <w:p w14:paraId="6E424FD7" w14:textId="77777777" w:rsidR="005E339D" w:rsidRPr="0068383C" w:rsidRDefault="005E339D" w:rsidP="00841F01">
      <w:pPr>
        <w:ind w:left="1276" w:hanging="709"/>
        <w:rPr>
          <w:rFonts w:asciiTheme="minorHAnsi" w:hAnsiTheme="minorHAnsi" w:cstheme="minorHAnsi"/>
          <w:sz w:val="20"/>
          <w:szCs w:val="20"/>
        </w:rPr>
      </w:pPr>
    </w:p>
    <w:p w14:paraId="00FDD176" w14:textId="77777777" w:rsidR="005E339D" w:rsidRPr="00B43417" w:rsidRDefault="005E339D" w:rsidP="00B43417">
      <w:pPr>
        <w:pStyle w:val="ListParagraph"/>
        <w:numPr>
          <w:ilvl w:val="1"/>
          <w:numId w:val="19"/>
        </w:numPr>
        <w:autoSpaceDE/>
        <w:autoSpaceDN/>
        <w:spacing w:before="0"/>
        <w:ind w:left="426" w:hanging="284"/>
        <w:contextualSpacing/>
        <w:rPr>
          <w:rFonts w:asciiTheme="minorHAnsi" w:hAnsiTheme="minorHAnsi" w:cstheme="minorHAnsi"/>
        </w:rPr>
      </w:pPr>
      <w:r w:rsidRPr="00B43417">
        <w:rPr>
          <w:rFonts w:asciiTheme="minorHAnsi" w:hAnsiTheme="minorHAnsi" w:cstheme="minorHAnsi"/>
          <w:b/>
        </w:rPr>
        <w:t xml:space="preserve">      Repair</w:t>
      </w:r>
    </w:p>
    <w:p w14:paraId="24595424" w14:textId="77777777" w:rsidR="005E339D" w:rsidRPr="0068383C" w:rsidRDefault="005E339D" w:rsidP="00841F01">
      <w:pPr>
        <w:ind w:left="556"/>
        <w:rPr>
          <w:rFonts w:asciiTheme="minorHAnsi" w:hAnsiTheme="minorHAnsi" w:cstheme="minorHAnsi"/>
          <w:sz w:val="20"/>
          <w:szCs w:val="20"/>
        </w:rPr>
      </w:pPr>
    </w:p>
    <w:p w14:paraId="11FDAC5E" w14:textId="77777777" w:rsidR="005E339D" w:rsidRPr="0068383C" w:rsidRDefault="005E339D" w:rsidP="00B43417">
      <w:pPr>
        <w:numPr>
          <w:ilvl w:val="2"/>
          <w:numId w:val="19"/>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To keep in repair and proper working order all mechanical and electrical items including all washing machines, dishwashers and other similar mechanical or electrical appliances belonging to the Landlord as are included in the Check-In Inventory provided that this Agreement shall not be construed as requiring the Landlord to carry out any works for which the Tenant is liable by virtue of his duty to use the Premises and the equipment and effects in a tenant-like manner.</w:t>
      </w:r>
    </w:p>
    <w:p w14:paraId="4BCA5579" w14:textId="77777777" w:rsidR="005E339D" w:rsidRDefault="005E339D" w:rsidP="00841F01">
      <w:pPr>
        <w:tabs>
          <w:tab w:val="left" w:pos="1710"/>
        </w:tabs>
        <w:ind w:left="1276" w:hanging="709"/>
        <w:rPr>
          <w:rFonts w:asciiTheme="minorHAnsi" w:hAnsiTheme="minorHAnsi" w:cstheme="minorHAnsi"/>
          <w:sz w:val="20"/>
          <w:szCs w:val="20"/>
        </w:rPr>
      </w:pPr>
    </w:p>
    <w:p w14:paraId="29401042" w14:textId="19BC6D26" w:rsidR="00DC4B9C" w:rsidRDefault="00DC4B9C">
      <w:pPr>
        <w:rPr>
          <w:rFonts w:asciiTheme="minorHAnsi" w:hAnsiTheme="minorHAnsi" w:cstheme="minorHAnsi"/>
          <w:sz w:val="20"/>
          <w:szCs w:val="20"/>
        </w:rPr>
      </w:pPr>
      <w:r>
        <w:rPr>
          <w:rFonts w:asciiTheme="minorHAnsi" w:hAnsiTheme="minorHAnsi" w:cstheme="minorHAnsi"/>
          <w:sz w:val="20"/>
          <w:szCs w:val="20"/>
        </w:rPr>
        <w:br w:type="page"/>
      </w:r>
    </w:p>
    <w:p w14:paraId="2C3DD172" w14:textId="04D2ABB7" w:rsidR="005E339D" w:rsidRPr="00DC4B9C" w:rsidRDefault="005E339D" w:rsidP="00DC4B9C">
      <w:pPr>
        <w:pStyle w:val="ListParagraph"/>
        <w:numPr>
          <w:ilvl w:val="1"/>
          <w:numId w:val="19"/>
        </w:numPr>
        <w:autoSpaceDE/>
        <w:autoSpaceDN/>
        <w:spacing w:before="0"/>
        <w:ind w:left="709" w:hanging="567"/>
        <w:contextualSpacing/>
        <w:rPr>
          <w:rFonts w:asciiTheme="minorHAnsi" w:hAnsiTheme="minorHAnsi" w:cstheme="minorHAnsi"/>
        </w:rPr>
      </w:pPr>
      <w:r w:rsidRPr="00DC4B9C">
        <w:rPr>
          <w:rFonts w:asciiTheme="minorHAnsi" w:hAnsiTheme="minorHAnsi" w:cstheme="minorHAnsi"/>
          <w:b/>
        </w:rPr>
        <w:lastRenderedPageBreak/>
        <w:t>Safety Regulations</w:t>
      </w:r>
    </w:p>
    <w:p w14:paraId="5A98D356" w14:textId="77777777" w:rsidR="005E339D" w:rsidRPr="0068383C" w:rsidRDefault="005E339D" w:rsidP="00841F01">
      <w:pPr>
        <w:ind w:left="556"/>
        <w:rPr>
          <w:rFonts w:asciiTheme="minorHAnsi" w:hAnsiTheme="minorHAnsi" w:cstheme="minorHAnsi"/>
          <w:sz w:val="20"/>
          <w:szCs w:val="20"/>
        </w:rPr>
      </w:pPr>
    </w:p>
    <w:p w14:paraId="33F06AAD" w14:textId="77777777" w:rsidR="005E339D" w:rsidRPr="0068383C" w:rsidRDefault="005E339D" w:rsidP="00DC4B9C">
      <w:pPr>
        <w:numPr>
          <w:ilvl w:val="2"/>
          <w:numId w:val="19"/>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The furniture and equipment within the Premises complies with the Furniture and Furnishings (Fire)(Safety) Regulations 1988 as amended in 1993.</w:t>
      </w:r>
    </w:p>
    <w:p w14:paraId="29393FEC" w14:textId="77777777" w:rsidR="005E339D" w:rsidRPr="0068383C" w:rsidRDefault="005E339D" w:rsidP="00DC4B9C">
      <w:pPr>
        <w:ind w:left="1418" w:hanging="709"/>
        <w:rPr>
          <w:rFonts w:asciiTheme="minorHAnsi" w:hAnsiTheme="minorHAnsi" w:cstheme="minorHAnsi"/>
          <w:sz w:val="20"/>
          <w:szCs w:val="20"/>
        </w:rPr>
      </w:pPr>
    </w:p>
    <w:p w14:paraId="145608BE" w14:textId="77777777" w:rsidR="005E339D" w:rsidRPr="0068383C" w:rsidRDefault="005E339D" w:rsidP="00DC4B9C">
      <w:pPr>
        <w:numPr>
          <w:ilvl w:val="2"/>
          <w:numId w:val="19"/>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The gas appliances comply with the Gas Safety (Installation and Use) Regulations 1998 and that a copy of the Safety Check Certificate will be given to the Tenant at the commencement of the tenancy.</w:t>
      </w:r>
    </w:p>
    <w:p w14:paraId="439A29DB" w14:textId="77777777" w:rsidR="005E339D" w:rsidRPr="0068383C" w:rsidRDefault="005E339D" w:rsidP="00DC4B9C">
      <w:pPr>
        <w:ind w:left="1418" w:hanging="709"/>
        <w:rPr>
          <w:rFonts w:asciiTheme="minorHAnsi" w:hAnsiTheme="minorHAnsi" w:cstheme="minorHAnsi"/>
          <w:sz w:val="20"/>
          <w:szCs w:val="20"/>
        </w:rPr>
      </w:pPr>
    </w:p>
    <w:p w14:paraId="0C447F51" w14:textId="77777777" w:rsidR="005E339D" w:rsidRPr="0068383C" w:rsidRDefault="005E339D" w:rsidP="00DC4B9C">
      <w:pPr>
        <w:numPr>
          <w:ilvl w:val="2"/>
          <w:numId w:val="19"/>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The electrical appliances at the Premises comply with the Electrical Equipment (Safety) Regulations 1994 for equipment pre-dating 8 December 2016 and the Electrical Equipment (Safety) Regulations 2016</w:t>
      </w:r>
    </w:p>
    <w:p w14:paraId="3AD50837" w14:textId="77777777" w:rsidR="005E339D" w:rsidRPr="0068383C" w:rsidRDefault="005E339D" w:rsidP="00DC4B9C">
      <w:pPr>
        <w:pStyle w:val="ListParagraph"/>
        <w:ind w:left="1418" w:hanging="709"/>
        <w:rPr>
          <w:rFonts w:asciiTheme="minorHAnsi" w:hAnsiTheme="minorHAnsi" w:cstheme="minorHAnsi"/>
          <w:sz w:val="20"/>
          <w:szCs w:val="20"/>
        </w:rPr>
      </w:pPr>
    </w:p>
    <w:p w14:paraId="19A8EBE4" w14:textId="77777777" w:rsidR="005E339D" w:rsidRPr="0068383C" w:rsidRDefault="005E339D" w:rsidP="00DC4B9C">
      <w:pPr>
        <w:numPr>
          <w:ilvl w:val="2"/>
          <w:numId w:val="19"/>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The electrics at the Premises comply with The Electrical Safety Standards in the Private Rented Sector (England) Regulations 2020</w:t>
      </w:r>
    </w:p>
    <w:p w14:paraId="006E4F5E" w14:textId="77777777" w:rsidR="005E339D" w:rsidRPr="0068383C" w:rsidRDefault="005E339D" w:rsidP="00DC4B9C">
      <w:pPr>
        <w:ind w:left="1418" w:hanging="709"/>
        <w:rPr>
          <w:rFonts w:asciiTheme="minorHAnsi" w:hAnsiTheme="minorHAnsi" w:cstheme="minorHAnsi"/>
          <w:sz w:val="20"/>
          <w:szCs w:val="20"/>
        </w:rPr>
      </w:pPr>
    </w:p>
    <w:p w14:paraId="22E76BD8" w14:textId="77777777" w:rsidR="005E339D" w:rsidRPr="0068383C" w:rsidRDefault="005E339D" w:rsidP="00DC4B9C">
      <w:pPr>
        <w:numPr>
          <w:ilvl w:val="2"/>
          <w:numId w:val="19"/>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 xml:space="preserve">The Premises are compliant with The Smoke and Carbon Monoxide Alarm (England) Regulations 2015, as amended, at the start of the Tenancy. </w:t>
      </w:r>
    </w:p>
    <w:p w14:paraId="2320F4C5" w14:textId="77777777" w:rsidR="005E339D" w:rsidRPr="0068383C" w:rsidRDefault="005E339D" w:rsidP="00841F01">
      <w:pPr>
        <w:ind w:left="1276" w:hanging="709"/>
        <w:rPr>
          <w:rFonts w:asciiTheme="minorHAnsi" w:hAnsiTheme="minorHAnsi" w:cstheme="minorHAnsi"/>
          <w:b/>
          <w:sz w:val="20"/>
          <w:szCs w:val="20"/>
        </w:rPr>
      </w:pPr>
    </w:p>
    <w:p w14:paraId="425AEA7E" w14:textId="50163A6C" w:rsidR="005E339D" w:rsidRPr="0068383C" w:rsidRDefault="005E339D" w:rsidP="00DC4B9C">
      <w:pPr>
        <w:pStyle w:val="ListParagraph"/>
        <w:numPr>
          <w:ilvl w:val="1"/>
          <w:numId w:val="19"/>
        </w:numPr>
        <w:autoSpaceDE/>
        <w:autoSpaceDN/>
        <w:spacing w:before="0"/>
        <w:ind w:left="709" w:hanging="567"/>
        <w:contextualSpacing/>
        <w:rPr>
          <w:rFonts w:asciiTheme="minorHAnsi" w:hAnsiTheme="minorHAnsi" w:cstheme="minorHAnsi"/>
          <w:b/>
          <w:sz w:val="20"/>
          <w:szCs w:val="20"/>
        </w:rPr>
      </w:pPr>
      <w:r w:rsidRPr="00DC4B9C">
        <w:rPr>
          <w:rFonts w:asciiTheme="minorHAnsi" w:hAnsiTheme="minorHAnsi" w:cstheme="minorHAnsi"/>
          <w:b/>
        </w:rPr>
        <w:t>Legionella</w:t>
      </w:r>
    </w:p>
    <w:p w14:paraId="34E2B974" w14:textId="77777777" w:rsidR="005E339D" w:rsidRPr="0068383C" w:rsidRDefault="005E339D" w:rsidP="00841F01">
      <w:pPr>
        <w:rPr>
          <w:rFonts w:asciiTheme="minorHAnsi" w:hAnsiTheme="minorHAnsi" w:cstheme="minorHAnsi"/>
          <w:b/>
          <w:sz w:val="20"/>
          <w:szCs w:val="20"/>
        </w:rPr>
      </w:pPr>
    </w:p>
    <w:p w14:paraId="78F178D8" w14:textId="77777777" w:rsidR="005E339D" w:rsidRPr="0068383C" w:rsidRDefault="005E339D" w:rsidP="00DC4B9C">
      <w:pPr>
        <w:numPr>
          <w:ilvl w:val="2"/>
          <w:numId w:val="19"/>
        </w:numPr>
        <w:tabs>
          <w:tab w:val="left" w:pos="1418"/>
        </w:tabs>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The Landlord is responsible for ensuring that the Premises are compliant with Health and Safety Executive form ACOP L8 ‘The Control of Legionella Bacteria in Water Systems’ at the start of, and throughout, the Agreement. This is done via the Landlord properly undertaking a Legionella risk assessment and, if necessary, making any required changes to the water system of the Premises.</w:t>
      </w:r>
    </w:p>
    <w:p w14:paraId="62B5F146" w14:textId="77777777" w:rsidR="005E339D" w:rsidRDefault="005E339D" w:rsidP="00841F01">
      <w:pPr>
        <w:tabs>
          <w:tab w:val="left" w:pos="180"/>
          <w:tab w:val="left" w:pos="525"/>
          <w:tab w:val="left" w:pos="720"/>
          <w:tab w:val="left" w:pos="1440"/>
          <w:tab w:val="left" w:pos="2880"/>
          <w:tab w:val="left" w:pos="4320"/>
          <w:tab w:val="left" w:pos="5760"/>
          <w:tab w:val="left" w:pos="7200"/>
          <w:tab w:val="left" w:pos="8640"/>
          <w:tab w:val="right" w:pos="9892"/>
        </w:tabs>
        <w:ind w:left="709" w:hanging="709"/>
        <w:rPr>
          <w:rFonts w:asciiTheme="minorHAnsi" w:hAnsiTheme="minorHAnsi" w:cstheme="minorHAnsi"/>
          <w:sz w:val="20"/>
          <w:szCs w:val="20"/>
        </w:rPr>
      </w:pPr>
    </w:p>
    <w:p w14:paraId="02B05477" w14:textId="77777777" w:rsidR="00F9311A" w:rsidRPr="0068383C" w:rsidRDefault="00F9311A" w:rsidP="00841F01">
      <w:pPr>
        <w:tabs>
          <w:tab w:val="left" w:pos="180"/>
          <w:tab w:val="left" w:pos="525"/>
          <w:tab w:val="left" w:pos="720"/>
          <w:tab w:val="left" w:pos="1440"/>
          <w:tab w:val="left" w:pos="2880"/>
          <w:tab w:val="left" w:pos="4320"/>
          <w:tab w:val="left" w:pos="5760"/>
          <w:tab w:val="left" w:pos="7200"/>
          <w:tab w:val="left" w:pos="8640"/>
          <w:tab w:val="right" w:pos="9892"/>
        </w:tabs>
        <w:ind w:left="709" w:hanging="709"/>
        <w:rPr>
          <w:rFonts w:asciiTheme="minorHAnsi" w:hAnsiTheme="minorHAnsi" w:cstheme="minorHAnsi"/>
          <w:sz w:val="20"/>
          <w:szCs w:val="20"/>
        </w:rPr>
      </w:pPr>
    </w:p>
    <w:p w14:paraId="78F5FF8A" w14:textId="78E6AF0C" w:rsidR="005E339D" w:rsidRPr="00EA5060" w:rsidRDefault="00EA5060" w:rsidP="00EA5060">
      <w:pPr>
        <w:pStyle w:val="ListParagraph"/>
        <w:numPr>
          <w:ilvl w:val="0"/>
          <w:numId w:val="16"/>
        </w:numPr>
        <w:tabs>
          <w:tab w:val="clear" w:pos="720"/>
          <w:tab w:val="left" w:pos="180"/>
          <w:tab w:val="left" w:pos="709"/>
          <w:tab w:val="left" w:pos="851"/>
          <w:tab w:val="left" w:pos="4320"/>
          <w:tab w:val="left" w:pos="5760"/>
          <w:tab w:val="left" w:pos="7200"/>
          <w:tab w:val="left" w:pos="8640"/>
          <w:tab w:val="right" w:pos="9892"/>
        </w:tabs>
        <w:autoSpaceDE/>
        <w:autoSpaceDN/>
        <w:ind w:hanging="578"/>
        <w:contextualSpacing/>
        <w:rPr>
          <w:rFonts w:asciiTheme="minorHAnsi" w:hAnsiTheme="minorHAnsi" w:cstheme="minorHAnsi"/>
          <w:sz w:val="20"/>
          <w:szCs w:val="20"/>
        </w:rPr>
      </w:pPr>
      <w:r w:rsidRPr="00EA5060">
        <w:rPr>
          <w:rFonts w:asciiTheme="minorHAnsi" w:hAnsiTheme="minorHAnsi" w:cstheme="minorHAnsi"/>
          <w:b/>
        </w:rPr>
        <w:t>IT IS MUTUALLY AGREED</w:t>
      </w:r>
      <w:r w:rsidRPr="00EA5060">
        <w:rPr>
          <w:rFonts w:asciiTheme="minorHAnsi" w:hAnsiTheme="minorHAnsi" w:cstheme="minorHAnsi"/>
        </w:rPr>
        <w:t xml:space="preserve"> AS FOLLOWS:-</w:t>
      </w:r>
    </w:p>
    <w:p w14:paraId="10594DAB" w14:textId="77777777" w:rsidR="005E339D" w:rsidRPr="0068383C" w:rsidRDefault="005E339D" w:rsidP="00841F01">
      <w:pPr>
        <w:tabs>
          <w:tab w:val="left" w:pos="180"/>
          <w:tab w:val="left" w:pos="720"/>
          <w:tab w:val="left" w:pos="1020"/>
          <w:tab w:val="left" w:pos="1440"/>
          <w:tab w:val="left" w:pos="2880"/>
          <w:tab w:val="left" w:pos="4320"/>
          <w:tab w:val="left" w:pos="5760"/>
          <w:tab w:val="left" w:pos="7200"/>
          <w:tab w:val="left" w:pos="8640"/>
          <w:tab w:val="right" w:pos="9892"/>
        </w:tabs>
        <w:ind w:left="709" w:hanging="709"/>
        <w:rPr>
          <w:rFonts w:asciiTheme="minorHAnsi" w:hAnsiTheme="minorHAnsi" w:cstheme="minorHAnsi"/>
          <w:sz w:val="20"/>
          <w:szCs w:val="20"/>
        </w:rPr>
      </w:pPr>
    </w:p>
    <w:p w14:paraId="4D054866" w14:textId="2DFA358C" w:rsidR="005E339D" w:rsidRPr="0068383C" w:rsidRDefault="005E339D" w:rsidP="00504F0E">
      <w:pPr>
        <w:pStyle w:val="ListParagraph"/>
        <w:numPr>
          <w:ilvl w:val="1"/>
          <w:numId w:val="16"/>
        </w:numPr>
        <w:tabs>
          <w:tab w:val="clear" w:pos="1161"/>
          <w:tab w:val="num" w:pos="709"/>
        </w:tabs>
        <w:autoSpaceDE/>
        <w:autoSpaceDN/>
        <w:spacing w:before="0"/>
        <w:ind w:left="709" w:hanging="567"/>
        <w:contextualSpacing/>
        <w:rPr>
          <w:rFonts w:asciiTheme="minorHAnsi" w:hAnsiTheme="minorHAnsi" w:cstheme="minorHAnsi"/>
          <w:sz w:val="20"/>
          <w:szCs w:val="20"/>
        </w:rPr>
      </w:pPr>
      <w:r w:rsidRPr="0068383C">
        <w:rPr>
          <w:rFonts w:asciiTheme="minorHAnsi" w:hAnsiTheme="minorHAnsi" w:cstheme="minorHAnsi"/>
          <w:sz w:val="20"/>
          <w:szCs w:val="20"/>
        </w:rPr>
        <w:t>Any agreement or obligation on the part of the Tenant (howsoever expressed) to do or</w:t>
      </w:r>
      <w:r w:rsidR="00504F0E">
        <w:rPr>
          <w:rFonts w:asciiTheme="minorHAnsi" w:hAnsiTheme="minorHAnsi" w:cstheme="minorHAnsi"/>
          <w:sz w:val="20"/>
          <w:szCs w:val="20"/>
        </w:rPr>
        <w:t xml:space="preserve"> </w:t>
      </w:r>
      <w:r w:rsidRPr="0068383C">
        <w:rPr>
          <w:rFonts w:asciiTheme="minorHAnsi" w:hAnsiTheme="minorHAnsi" w:cstheme="minorHAnsi"/>
          <w:sz w:val="20"/>
          <w:szCs w:val="20"/>
        </w:rPr>
        <w:t>not to do any particular act or thing shall also be construed as an obligation on the part of the Tenant not to permit or allow the same act on the part of any other person(s).</w:t>
      </w:r>
    </w:p>
    <w:p w14:paraId="5EB7627F" w14:textId="77777777" w:rsidR="005E339D" w:rsidRPr="0068383C" w:rsidRDefault="005E339D" w:rsidP="00841F01">
      <w:pPr>
        <w:tabs>
          <w:tab w:val="left" w:pos="720"/>
          <w:tab w:val="left" w:pos="1020"/>
          <w:tab w:val="left" w:pos="1440"/>
          <w:tab w:val="left" w:pos="2880"/>
          <w:tab w:val="left" w:pos="4320"/>
          <w:tab w:val="left" w:pos="5760"/>
          <w:tab w:val="left" w:pos="7200"/>
          <w:tab w:val="left" w:pos="8640"/>
          <w:tab w:val="right" w:pos="9892"/>
        </w:tabs>
        <w:ind w:left="709" w:hanging="709"/>
        <w:rPr>
          <w:rFonts w:asciiTheme="minorHAnsi" w:hAnsiTheme="minorHAnsi" w:cstheme="minorHAnsi"/>
          <w:sz w:val="20"/>
          <w:szCs w:val="20"/>
        </w:rPr>
      </w:pPr>
    </w:p>
    <w:p w14:paraId="3C4A7C20" w14:textId="33D19512" w:rsidR="005E339D" w:rsidRPr="00504F0E" w:rsidRDefault="005E339D" w:rsidP="00504F0E">
      <w:pPr>
        <w:pStyle w:val="ListParagraph"/>
        <w:numPr>
          <w:ilvl w:val="1"/>
          <w:numId w:val="16"/>
        </w:numPr>
        <w:tabs>
          <w:tab w:val="clear" w:pos="1161"/>
          <w:tab w:val="num" w:pos="709"/>
        </w:tabs>
        <w:autoSpaceDE/>
        <w:autoSpaceDN/>
        <w:spacing w:before="0"/>
        <w:ind w:left="709" w:hanging="567"/>
        <w:contextualSpacing/>
        <w:rPr>
          <w:rFonts w:asciiTheme="minorHAnsi" w:hAnsiTheme="minorHAnsi" w:cstheme="minorHAnsi"/>
          <w:b/>
        </w:rPr>
      </w:pPr>
      <w:r w:rsidRPr="00504F0E">
        <w:rPr>
          <w:rFonts w:asciiTheme="minorHAnsi" w:hAnsiTheme="minorHAnsi" w:cstheme="minorHAnsi"/>
          <w:b/>
        </w:rPr>
        <w:t>Rent Review</w:t>
      </w:r>
    </w:p>
    <w:p w14:paraId="1088B73D" w14:textId="77777777" w:rsidR="005E339D" w:rsidRPr="0068383C" w:rsidRDefault="005E339D" w:rsidP="00841F01">
      <w:pPr>
        <w:ind w:left="1276" w:hanging="219"/>
        <w:rPr>
          <w:rFonts w:asciiTheme="minorHAnsi" w:hAnsiTheme="minorHAnsi" w:cstheme="minorHAnsi"/>
          <w:sz w:val="20"/>
          <w:szCs w:val="20"/>
        </w:rPr>
      </w:pPr>
    </w:p>
    <w:p w14:paraId="67EA49F1" w14:textId="77777777" w:rsidR="005E339D" w:rsidRPr="0068383C" w:rsidRDefault="005E339D" w:rsidP="00504F0E">
      <w:pPr>
        <w:numPr>
          <w:ilvl w:val="2"/>
          <w:numId w:val="16"/>
        </w:numPr>
        <w:autoSpaceDE/>
        <w:autoSpaceDN/>
        <w:ind w:left="1418" w:hanging="709"/>
        <w:rPr>
          <w:rFonts w:asciiTheme="minorHAnsi" w:hAnsiTheme="minorHAnsi" w:cstheme="minorHAnsi"/>
          <w:b/>
          <w:sz w:val="20"/>
          <w:szCs w:val="20"/>
        </w:rPr>
      </w:pPr>
      <w:r w:rsidRPr="0068383C">
        <w:rPr>
          <w:rFonts w:asciiTheme="minorHAnsi" w:hAnsiTheme="minorHAnsi" w:cstheme="minorHAnsi"/>
          <w:sz w:val="20"/>
          <w:szCs w:val="20"/>
        </w:rPr>
        <w:t>It is agreed that the rent as defined in this Agreement will be reviewed in an upwards only fashion on the anniversary of this tenancy and upon each subsequent anniversary in line with the Retail Price Index (RPI) increases for the previous 12 months and subject to a minimum of 3% and a maximum of 7.5%.</w:t>
      </w:r>
    </w:p>
    <w:p w14:paraId="222397E4" w14:textId="77777777" w:rsidR="005E339D" w:rsidRPr="0068383C" w:rsidRDefault="005E339D" w:rsidP="00841F01">
      <w:pPr>
        <w:ind w:left="1276" w:hanging="219"/>
        <w:rPr>
          <w:rFonts w:asciiTheme="minorHAnsi" w:hAnsiTheme="minorHAnsi" w:cstheme="minorHAnsi"/>
          <w:sz w:val="20"/>
          <w:szCs w:val="20"/>
        </w:rPr>
      </w:pPr>
    </w:p>
    <w:p w14:paraId="4A86CA89" w14:textId="7CF06B65" w:rsidR="005E339D" w:rsidRPr="00504F0E" w:rsidRDefault="005E339D" w:rsidP="00504F0E">
      <w:pPr>
        <w:pStyle w:val="ListParagraph"/>
        <w:numPr>
          <w:ilvl w:val="1"/>
          <w:numId w:val="16"/>
        </w:numPr>
        <w:tabs>
          <w:tab w:val="clear" w:pos="1161"/>
          <w:tab w:val="num" w:pos="709"/>
        </w:tabs>
        <w:autoSpaceDE/>
        <w:autoSpaceDN/>
        <w:spacing w:before="0"/>
        <w:ind w:hanging="1019"/>
        <w:contextualSpacing/>
        <w:rPr>
          <w:rFonts w:asciiTheme="minorHAnsi" w:hAnsiTheme="minorHAnsi" w:cstheme="minorHAnsi"/>
        </w:rPr>
      </w:pPr>
      <w:r w:rsidRPr="00504F0E">
        <w:rPr>
          <w:rFonts w:asciiTheme="minorHAnsi" w:hAnsiTheme="minorHAnsi" w:cstheme="minorHAnsi"/>
          <w:b/>
        </w:rPr>
        <w:t>Repair</w:t>
      </w:r>
    </w:p>
    <w:p w14:paraId="3014D944" w14:textId="77777777" w:rsidR="005E339D" w:rsidRPr="0068383C" w:rsidRDefault="005E339D" w:rsidP="00841F01">
      <w:pPr>
        <w:ind w:left="1276"/>
        <w:rPr>
          <w:rFonts w:asciiTheme="minorHAnsi" w:hAnsiTheme="minorHAnsi" w:cstheme="minorHAnsi"/>
          <w:sz w:val="20"/>
          <w:szCs w:val="20"/>
        </w:rPr>
      </w:pPr>
    </w:p>
    <w:p w14:paraId="2ADFC3F8" w14:textId="77777777" w:rsidR="005E339D" w:rsidRPr="0068383C" w:rsidRDefault="005E339D" w:rsidP="00504F0E">
      <w:pPr>
        <w:numPr>
          <w:ilvl w:val="2"/>
          <w:numId w:val="16"/>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Sections 11-16 of the Landlord and Tenant Act 1985 (as amended by the Housing Act 1988) apply to this Agreement. These require the Landlord to keep in repair the structure and exterior of the Premises (including drains, gutters, and pipes) and keep in repair and proper working order the installations in the Premises for the supply of water, gas, electricity, sanitation, and for space and water heating. The Landlord will not accept responsibility for charges incurred by the Tenant that are the Landlord’s responsibility, except in the case of an emergency.</w:t>
      </w:r>
    </w:p>
    <w:p w14:paraId="656DD8C2" w14:textId="77777777" w:rsidR="005E339D" w:rsidRPr="0068383C" w:rsidRDefault="005E339D" w:rsidP="00841F01">
      <w:pPr>
        <w:tabs>
          <w:tab w:val="left" w:pos="990"/>
        </w:tabs>
        <w:ind w:left="1276" w:hanging="425"/>
        <w:rPr>
          <w:rFonts w:asciiTheme="minorHAnsi" w:hAnsiTheme="minorHAnsi" w:cstheme="minorHAnsi"/>
          <w:sz w:val="20"/>
          <w:szCs w:val="20"/>
        </w:rPr>
      </w:pPr>
    </w:p>
    <w:p w14:paraId="4221783F" w14:textId="18F0D0C0" w:rsidR="005E339D" w:rsidRPr="00504F0E" w:rsidRDefault="00504F0E" w:rsidP="00504F0E">
      <w:pPr>
        <w:numPr>
          <w:ilvl w:val="1"/>
          <w:numId w:val="16"/>
        </w:numPr>
        <w:tabs>
          <w:tab w:val="clear" w:pos="1161"/>
          <w:tab w:val="num" w:pos="709"/>
          <w:tab w:val="left" w:pos="990"/>
        </w:tabs>
        <w:autoSpaceDE/>
        <w:autoSpaceDN/>
        <w:ind w:left="1276" w:hanging="1134"/>
        <w:rPr>
          <w:rFonts w:asciiTheme="minorHAnsi" w:hAnsiTheme="minorHAnsi" w:cstheme="minorHAnsi"/>
          <w:b/>
        </w:rPr>
      </w:pPr>
      <w:r w:rsidRPr="00504F0E">
        <w:rPr>
          <w:rFonts w:asciiTheme="minorHAnsi" w:hAnsiTheme="minorHAnsi" w:cstheme="minorHAnsi"/>
          <w:b/>
        </w:rPr>
        <w:t xml:space="preserve"> </w:t>
      </w:r>
      <w:r w:rsidR="005E339D" w:rsidRPr="00504F0E">
        <w:rPr>
          <w:rFonts w:asciiTheme="minorHAnsi" w:hAnsiTheme="minorHAnsi" w:cstheme="minorHAnsi"/>
          <w:b/>
        </w:rPr>
        <w:t>Insurable Risks</w:t>
      </w:r>
    </w:p>
    <w:p w14:paraId="190EE6B3" w14:textId="77777777" w:rsidR="005E339D" w:rsidRPr="0068383C" w:rsidRDefault="005E339D" w:rsidP="00841F01">
      <w:pPr>
        <w:tabs>
          <w:tab w:val="left" w:pos="990"/>
        </w:tabs>
        <w:ind w:left="851"/>
        <w:rPr>
          <w:rFonts w:asciiTheme="minorHAnsi" w:hAnsiTheme="minorHAnsi" w:cstheme="minorHAnsi"/>
          <w:b/>
          <w:sz w:val="20"/>
          <w:szCs w:val="20"/>
        </w:rPr>
      </w:pPr>
    </w:p>
    <w:p w14:paraId="6BB52463" w14:textId="77777777" w:rsidR="005E339D" w:rsidRPr="00504F0E" w:rsidRDefault="005E339D" w:rsidP="00504F0E">
      <w:pPr>
        <w:numPr>
          <w:ilvl w:val="2"/>
          <w:numId w:val="16"/>
        </w:numPr>
        <w:autoSpaceDE/>
        <w:autoSpaceDN/>
        <w:ind w:left="1418" w:hanging="709"/>
        <w:rPr>
          <w:rFonts w:asciiTheme="minorHAnsi" w:hAnsiTheme="minorHAnsi" w:cstheme="minorHAnsi"/>
          <w:b/>
          <w:sz w:val="20"/>
          <w:szCs w:val="20"/>
        </w:rPr>
      </w:pPr>
      <w:r w:rsidRPr="0068383C">
        <w:rPr>
          <w:rFonts w:asciiTheme="minorHAnsi" w:hAnsiTheme="minorHAnsi" w:cstheme="minorHAnsi"/>
          <w:sz w:val="20"/>
          <w:szCs w:val="20"/>
        </w:rPr>
        <w:t>If the Premises are destroyed or rendered uninhabitable by fire or any other risk against which the Landlord may have effected insurance, then rent shall cease to be payable until the Premises are reinstated and rendered habitable unless the insurance monies are irrecoverable in whole or in part by reason of any act or omission on the part of the Tenant.</w:t>
      </w:r>
    </w:p>
    <w:p w14:paraId="32998C49" w14:textId="77777777" w:rsidR="00504F0E" w:rsidRDefault="00504F0E" w:rsidP="00504F0E">
      <w:pPr>
        <w:autoSpaceDE/>
        <w:autoSpaceDN/>
        <w:rPr>
          <w:rFonts w:asciiTheme="minorHAnsi" w:hAnsiTheme="minorHAnsi" w:cstheme="minorHAnsi"/>
          <w:sz w:val="20"/>
          <w:szCs w:val="20"/>
        </w:rPr>
      </w:pPr>
    </w:p>
    <w:p w14:paraId="4780F75D" w14:textId="77777777" w:rsidR="00504F0E" w:rsidRPr="0068383C" w:rsidRDefault="00504F0E" w:rsidP="00504F0E">
      <w:pPr>
        <w:autoSpaceDE/>
        <w:autoSpaceDN/>
        <w:rPr>
          <w:rFonts w:asciiTheme="minorHAnsi" w:hAnsiTheme="minorHAnsi" w:cstheme="minorHAnsi"/>
          <w:b/>
          <w:sz w:val="20"/>
          <w:szCs w:val="20"/>
        </w:rPr>
      </w:pPr>
    </w:p>
    <w:p w14:paraId="3AB39421" w14:textId="77777777" w:rsidR="005E339D" w:rsidRPr="00504F0E" w:rsidRDefault="005E339D" w:rsidP="00504F0E">
      <w:pPr>
        <w:numPr>
          <w:ilvl w:val="1"/>
          <w:numId w:val="16"/>
        </w:numPr>
        <w:tabs>
          <w:tab w:val="clear" w:pos="1161"/>
          <w:tab w:val="num" w:pos="709"/>
        </w:tabs>
        <w:autoSpaceDE/>
        <w:autoSpaceDN/>
        <w:ind w:left="1276" w:hanging="1134"/>
        <w:rPr>
          <w:rFonts w:asciiTheme="minorHAnsi" w:hAnsiTheme="minorHAnsi" w:cstheme="minorHAnsi"/>
        </w:rPr>
      </w:pPr>
      <w:r w:rsidRPr="00504F0E">
        <w:rPr>
          <w:rFonts w:asciiTheme="minorHAnsi" w:hAnsiTheme="minorHAnsi" w:cstheme="minorHAnsi"/>
          <w:b/>
        </w:rPr>
        <w:lastRenderedPageBreak/>
        <w:t>Reimbursement</w:t>
      </w:r>
    </w:p>
    <w:p w14:paraId="164694DA" w14:textId="77777777" w:rsidR="005E339D" w:rsidRPr="0068383C" w:rsidRDefault="005E339D" w:rsidP="00841F01">
      <w:pPr>
        <w:ind w:left="851"/>
        <w:rPr>
          <w:rFonts w:asciiTheme="minorHAnsi" w:hAnsiTheme="minorHAnsi" w:cstheme="minorHAnsi"/>
          <w:sz w:val="20"/>
          <w:szCs w:val="20"/>
        </w:rPr>
      </w:pPr>
    </w:p>
    <w:p w14:paraId="2CC92106" w14:textId="77777777" w:rsidR="005E339D" w:rsidRPr="0068383C" w:rsidRDefault="005E339D" w:rsidP="00504F0E">
      <w:pPr>
        <w:numPr>
          <w:ilvl w:val="2"/>
          <w:numId w:val="16"/>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Where the Landlord is entitled to do anything at the cost or expense of the Tenant, then the Tenant shall pay the amount incurred to the Landlord promptly when requested or the Landlord may treat this expense as a deductible sum from the Deposit in accordance with clause 6.4 at the end of the Agreement.</w:t>
      </w:r>
    </w:p>
    <w:p w14:paraId="3B04B501" w14:textId="77777777" w:rsidR="005E339D" w:rsidRPr="0068383C" w:rsidRDefault="005E339D" w:rsidP="00841F01">
      <w:pPr>
        <w:ind w:left="1276" w:hanging="425"/>
        <w:rPr>
          <w:rFonts w:asciiTheme="minorHAnsi" w:hAnsiTheme="minorHAnsi" w:cstheme="minorHAnsi"/>
          <w:sz w:val="20"/>
          <w:szCs w:val="20"/>
        </w:rPr>
      </w:pPr>
    </w:p>
    <w:p w14:paraId="3EA0A854" w14:textId="77777777" w:rsidR="005E339D" w:rsidRPr="00504F0E" w:rsidRDefault="005E339D" w:rsidP="00504F0E">
      <w:pPr>
        <w:numPr>
          <w:ilvl w:val="1"/>
          <w:numId w:val="16"/>
        </w:numPr>
        <w:tabs>
          <w:tab w:val="clear" w:pos="1161"/>
          <w:tab w:val="num" w:pos="709"/>
        </w:tabs>
        <w:autoSpaceDE/>
        <w:autoSpaceDN/>
        <w:ind w:left="1276" w:hanging="1134"/>
        <w:rPr>
          <w:rFonts w:asciiTheme="minorHAnsi" w:hAnsiTheme="minorHAnsi" w:cstheme="minorHAnsi"/>
        </w:rPr>
      </w:pPr>
      <w:r w:rsidRPr="00504F0E">
        <w:rPr>
          <w:rFonts w:asciiTheme="minorHAnsi" w:hAnsiTheme="minorHAnsi" w:cstheme="minorHAnsi"/>
          <w:b/>
        </w:rPr>
        <w:t>Data Protection and Confidentiality</w:t>
      </w:r>
    </w:p>
    <w:p w14:paraId="34666480" w14:textId="77777777" w:rsidR="005E339D" w:rsidRPr="0068383C" w:rsidRDefault="005E339D" w:rsidP="00841F01">
      <w:pPr>
        <w:ind w:left="851"/>
        <w:rPr>
          <w:rFonts w:asciiTheme="minorHAnsi" w:hAnsiTheme="minorHAnsi" w:cstheme="minorHAnsi"/>
          <w:sz w:val="20"/>
          <w:szCs w:val="20"/>
        </w:rPr>
      </w:pPr>
    </w:p>
    <w:p w14:paraId="572A4F00" w14:textId="77777777" w:rsidR="005E339D" w:rsidRPr="0068383C" w:rsidRDefault="005E339D" w:rsidP="00504F0E">
      <w:pPr>
        <w:numPr>
          <w:ilvl w:val="2"/>
          <w:numId w:val="16"/>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 xml:space="preserve">For details of how the Landlord and the Landlord’s Agent will use your data, please see the Agent’s privacy policy which can be found here: </w:t>
      </w:r>
      <w:r w:rsidRPr="00504F0E">
        <w:rPr>
          <w:rFonts w:asciiTheme="minorHAnsi" w:hAnsiTheme="minorHAnsi" w:cstheme="minorHAnsi"/>
          <w:sz w:val="20"/>
          <w:szCs w:val="20"/>
          <w:highlight w:val="yellow"/>
        </w:rPr>
        <w:t>[</w:t>
      </w:r>
      <w:r w:rsidRPr="00504F0E">
        <w:rPr>
          <w:rFonts w:asciiTheme="minorHAnsi" w:hAnsiTheme="minorHAnsi" w:cstheme="minorHAnsi"/>
          <w:i/>
          <w:sz w:val="20"/>
          <w:szCs w:val="20"/>
          <w:highlight w:val="yellow"/>
        </w:rPr>
        <w:t>insert link to Agent’s website, privacy policy]</w:t>
      </w:r>
    </w:p>
    <w:p w14:paraId="0D259E4D" w14:textId="77777777" w:rsidR="005E339D" w:rsidRPr="0068383C" w:rsidRDefault="005E339D" w:rsidP="00841F01">
      <w:pPr>
        <w:ind w:left="1276" w:hanging="425"/>
        <w:rPr>
          <w:rFonts w:asciiTheme="minorHAnsi" w:hAnsiTheme="minorHAnsi" w:cstheme="minorHAnsi"/>
          <w:sz w:val="20"/>
          <w:szCs w:val="20"/>
        </w:rPr>
      </w:pPr>
    </w:p>
    <w:p w14:paraId="7736A7A4" w14:textId="77777777" w:rsidR="005E339D" w:rsidRPr="00504F0E" w:rsidRDefault="005E339D" w:rsidP="00504F0E">
      <w:pPr>
        <w:numPr>
          <w:ilvl w:val="1"/>
          <w:numId w:val="16"/>
        </w:numPr>
        <w:tabs>
          <w:tab w:val="clear" w:pos="1161"/>
          <w:tab w:val="num" w:pos="709"/>
        </w:tabs>
        <w:autoSpaceDE/>
        <w:autoSpaceDN/>
        <w:ind w:left="1276" w:hanging="1134"/>
        <w:rPr>
          <w:rFonts w:asciiTheme="minorHAnsi" w:hAnsiTheme="minorHAnsi" w:cstheme="minorHAnsi"/>
        </w:rPr>
      </w:pPr>
      <w:r w:rsidRPr="00504F0E">
        <w:rPr>
          <w:rFonts w:asciiTheme="minorHAnsi" w:hAnsiTheme="minorHAnsi" w:cstheme="minorHAnsi"/>
          <w:b/>
        </w:rPr>
        <w:t>Council Tax</w:t>
      </w:r>
    </w:p>
    <w:p w14:paraId="06CA3D36" w14:textId="77777777" w:rsidR="005E339D" w:rsidRPr="0068383C" w:rsidRDefault="005E339D" w:rsidP="00841F01">
      <w:pPr>
        <w:ind w:left="851"/>
        <w:rPr>
          <w:rFonts w:asciiTheme="minorHAnsi" w:hAnsiTheme="minorHAnsi" w:cstheme="minorHAnsi"/>
          <w:sz w:val="20"/>
          <w:szCs w:val="20"/>
        </w:rPr>
      </w:pPr>
    </w:p>
    <w:p w14:paraId="179AF332" w14:textId="77777777" w:rsidR="005E339D" w:rsidRPr="0068383C" w:rsidRDefault="005E339D" w:rsidP="00504F0E">
      <w:pPr>
        <w:numPr>
          <w:ilvl w:val="2"/>
          <w:numId w:val="16"/>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The Tenant shall pay the Council Tax in respect of the Premises provided always that in the event of the Landlord paying such tax, whether under a legal obligation or otherwise, the Tenant shall repay the same to the Landlord upon demand or a fair and reasonable proportion of it.</w:t>
      </w:r>
    </w:p>
    <w:p w14:paraId="2E708FF2" w14:textId="77777777" w:rsidR="005E339D" w:rsidRPr="0068383C" w:rsidRDefault="005E339D" w:rsidP="00841F01">
      <w:pPr>
        <w:ind w:left="1276" w:hanging="425"/>
        <w:rPr>
          <w:rFonts w:asciiTheme="minorHAnsi" w:hAnsiTheme="minorHAnsi" w:cstheme="minorHAnsi"/>
          <w:sz w:val="20"/>
          <w:szCs w:val="20"/>
        </w:rPr>
      </w:pPr>
    </w:p>
    <w:p w14:paraId="2F4EF508" w14:textId="77777777" w:rsidR="005E339D" w:rsidRPr="00504F0E" w:rsidRDefault="005E339D" w:rsidP="00504F0E">
      <w:pPr>
        <w:pStyle w:val="ListParagraph"/>
        <w:numPr>
          <w:ilvl w:val="1"/>
          <w:numId w:val="16"/>
        </w:numPr>
        <w:tabs>
          <w:tab w:val="clear" w:pos="1161"/>
          <w:tab w:val="num" w:pos="709"/>
        </w:tabs>
        <w:autoSpaceDE/>
        <w:autoSpaceDN/>
        <w:spacing w:before="0"/>
        <w:ind w:hanging="1019"/>
        <w:contextualSpacing/>
        <w:rPr>
          <w:rFonts w:asciiTheme="minorHAnsi" w:hAnsiTheme="minorHAnsi" w:cstheme="minorHAnsi"/>
        </w:rPr>
      </w:pPr>
      <w:r w:rsidRPr="00504F0E">
        <w:rPr>
          <w:rFonts w:asciiTheme="minorHAnsi" w:hAnsiTheme="minorHAnsi" w:cstheme="minorHAnsi"/>
          <w:b/>
        </w:rPr>
        <w:t>Forfeiture</w:t>
      </w:r>
    </w:p>
    <w:p w14:paraId="031AFDA4" w14:textId="77777777" w:rsidR="005E339D" w:rsidRPr="0068383C" w:rsidRDefault="005E339D" w:rsidP="00841F01">
      <w:pPr>
        <w:ind w:left="851"/>
        <w:rPr>
          <w:rFonts w:asciiTheme="minorHAnsi" w:hAnsiTheme="minorHAnsi" w:cstheme="minorHAnsi"/>
          <w:sz w:val="20"/>
          <w:szCs w:val="20"/>
        </w:rPr>
      </w:pPr>
    </w:p>
    <w:p w14:paraId="3D8125DD" w14:textId="77777777" w:rsidR="005E339D" w:rsidRPr="0068383C" w:rsidRDefault="005E339D" w:rsidP="00EA5060">
      <w:pPr>
        <w:pStyle w:val="ListParagraph"/>
        <w:numPr>
          <w:ilvl w:val="2"/>
          <w:numId w:val="16"/>
        </w:numPr>
        <w:autoSpaceDE/>
        <w:autoSpaceDN/>
        <w:spacing w:before="0"/>
        <w:contextualSpacing/>
        <w:rPr>
          <w:rFonts w:asciiTheme="minorHAnsi" w:hAnsiTheme="minorHAnsi" w:cstheme="minorHAnsi"/>
          <w:sz w:val="20"/>
          <w:szCs w:val="20"/>
        </w:rPr>
      </w:pPr>
      <w:r w:rsidRPr="0068383C">
        <w:rPr>
          <w:rFonts w:asciiTheme="minorHAnsi" w:hAnsiTheme="minorHAnsi" w:cstheme="minorHAnsi"/>
          <w:sz w:val="20"/>
          <w:szCs w:val="20"/>
        </w:rPr>
        <w:t>If at any time the rent or any part of the rent shall remain unpaid for 14 days after becoming payable (whether formally or legally demanded or not); or if any agreement or obligation on the Tenant's part shall not be performed or observed; or if the Tenant shall become bankrupt or enter into a Voluntary Arrangement with his Creditors; then the Landlord may re-enter upon the Premises provided he has complied with his statutory obligations and has obtained a court order and at that time the tenancy shall end, but the Landlord retains the right to take action against the Tenant in respect of any breach of the Tenant's agreements and obligations contained in the Agreement.</w:t>
      </w:r>
    </w:p>
    <w:p w14:paraId="1E966C5A" w14:textId="77777777" w:rsidR="005E339D" w:rsidRPr="0068383C" w:rsidRDefault="005E339D" w:rsidP="00841F01">
      <w:pPr>
        <w:ind w:left="851"/>
        <w:rPr>
          <w:rFonts w:asciiTheme="minorHAnsi" w:hAnsiTheme="minorHAnsi" w:cstheme="minorHAnsi"/>
          <w:sz w:val="20"/>
          <w:szCs w:val="20"/>
        </w:rPr>
      </w:pPr>
    </w:p>
    <w:p w14:paraId="0BC773BE" w14:textId="77777777" w:rsidR="005E339D" w:rsidRPr="00504F0E" w:rsidRDefault="005E339D" w:rsidP="00504F0E">
      <w:pPr>
        <w:numPr>
          <w:ilvl w:val="1"/>
          <w:numId w:val="16"/>
        </w:numPr>
        <w:tabs>
          <w:tab w:val="clear" w:pos="1161"/>
        </w:tabs>
        <w:autoSpaceDE/>
        <w:autoSpaceDN/>
        <w:ind w:left="709" w:hanging="567"/>
        <w:rPr>
          <w:rFonts w:asciiTheme="minorHAnsi" w:hAnsiTheme="minorHAnsi" w:cstheme="minorHAnsi"/>
          <w:b/>
        </w:rPr>
      </w:pPr>
      <w:r w:rsidRPr="00504F0E">
        <w:rPr>
          <w:rFonts w:asciiTheme="minorHAnsi" w:hAnsiTheme="minorHAnsi" w:cstheme="minorHAnsi"/>
          <w:b/>
        </w:rPr>
        <w:t>Interruptions to the Tenancy</w:t>
      </w:r>
    </w:p>
    <w:p w14:paraId="7DAFF897" w14:textId="77777777" w:rsidR="005E339D" w:rsidRPr="0068383C" w:rsidRDefault="005E339D" w:rsidP="00841F01">
      <w:pPr>
        <w:ind w:left="851"/>
        <w:rPr>
          <w:rFonts w:asciiTheme="minorHAnsi" w:hAnsiTheme="minorHAnsi" w:cstheme="minorHAnsi"/>
          <w:b/>
          <w:sz w:val="20"/>
          <w:szCs w:val="20"/>
        </w:rPr>
      </w:pPr>
    </w:p>
    <w:p w14:paraId="62E0BE60" w14:textId="77777777" w:rsidR="005E339D" w:rsidRPr="0068383C" w:rsidRDefault="005E339D" w:rsidP="00504F0E">
      <w:pPr>
        <w:numPr>
          <w:ilvl w:val="2"/>
          <w:numId w:val="16"/>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If the Premises are destroyed or made uninhabitable by fire or any other insured risk, Rent will cease to be payable until the Premises are reinstated; unless insurance monies are not recoverable because of any act or omission by the</w:t>
      </w:r>
      <w:r w:rsidRPr="0068383C">
        <w:rPr>
          <w:rFonts w:asciiTheme="minorHAnsi" w:hAnsiTheme="minorHAnsi" w:cstheme="minorHAnsi"/>
          <w:b/>
          <w:sz w:val="20"/>
          <w:szCs w:val="20"/>
        </w:rPr>
        <w:t xml:space="preserve"> </w:t>
      </w:r>
      <w:r w:rsidRPr="0068383C">
        <w:rPr>
          <w:rFonts w:asciiTheme="minorHAnsi" w:hAnsiTheme="minorHAnsi" w:cstheme="minorHAnsi"/>
          <w:sz w:val="20"/>
          <w:szCs w:val="20"/>
        </w:rPr>
        <w:t>Tenant, his family, friends or visitors; or the insurer pays the costs of re-housing the Tenant.</w:t>
      </w:r>
    </w:p>
    <w:p w14:paraId="62F45D16" w14:textId="77777777" w:rsidR="005E339D" w:rsidRPr="0068383C" w:rsidRDefault="005E339D" w:rsidP="00504F0E">
      <w:pPr>
        <w:ind w:left="1418" w:hanging="709"/>
        <w:rPr>
          <w:rFonts w:asciiTheme="minorHAnsi" w:hAnsiTheme="minorHAnsi" w:cstheme="minorHAnsi"/>
          <w:sz w:val="20"/>
          <w:szCs w:val="20"/>
        </w:rPr>
      </w:pPr>
    </w:p>
    <w:p w14:paraId="53A40AA1" w14:textId="77777777" w:rsidR="005E339D" w:rsidRPr="0068383C" w:rsidRDefault="005E339D" w:rsidP="00504F0E">
      <w:pPr>
        <w:numPr>
          <w:ilvl w:val="2"/>
          <w:numId w:val="16"/>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If the Premise are not made habitable within one month, either party to this Agreement may terminate this Agreement by giving immediate written notice to the other party.</w:t>
      </w:r>
    </w:p>
    <w:p w14:paraId="5738A312" w14:textId="77777777" w:rsidR="005E339D" w:rsidRPr="0068383C" w:rsidRDefault="005E339D" w:rsidP="00841F01">
      <w:pPr>
        <w:ind w:left="1276" w:hanging="425"/>
        <w:rPr>
          <w:rFonts w:asciiTheme="minorHAnsi" w:hAnsiTheme="minorHAnsi" w:cstheme="minorHAnsi"/>
          <w:sz w:val="20"/>
          <w:szCs w:val="20"/>
        </w:rPr>
      </w:pPr>
    </w:p>
    <w:p w14:paraId="32D4C88D" w14:textId="77777777" w:rsidR="005E339D" w:rsidRPr="0068383C" w:rsidRDefault="005E339D" w:rsidP="00504F0E">
      <w:pPr>
        <w:numPr>
          <w:ilvl w:val="1"/>
          <w:numId w:val="16"/>
        </w:numPr>
        <w:tabs>
          <w:tab w:val="clear" w:pos="1161"/>
          <w:tab w:val="num" w:pos="709"/>
        </w:tabs>
        <w:autoSpaceDE/>
        <w:autoSpaceDN/>
        <w:ind w:left="1276" w:hanging="1134"/>
        <w:rPr>
          <w:rFonts w:asciiTheme="minorHAnsi" w:hAnsiTheme="minorHAnsi" w:cstheme="minorHAnsi"/>
          <w:sz w:val="20"/>
          <w:szCs w:val="20"/>
        </w:rPr>
      </w:pPr>
      <w:r w:rsidRPr="0068383C">
        <w:rPr>
          <w:rFonts w:asciiTheme="minorHAnsi" w:hAnsiTheme="minorHAnsi" w:cstheme="minorHAnsi"/>
          <w:b/>
          <w:sz w:val="20"/>
          <w:szCs w:val="20"/>
        </w:rPr>
        <w:t>Notices</w:t>
      </w:r>
    </w:p>
    <w:p w14:paraId="281E88FD" w14:textId="77777777" w:rsidR="005E339D" w:rsidRPr="0068383C" w:rsidRDefault="005E339D" w:rsidP="00841F01">
      <w:pPr>
        <w:ind w:left="851"/>
        <w:rPr>
          <w:rFonts w:asciiTheme="minorHAnsi" w:hAnsiTheme="minorHAnsi" w:cstheme="minorHAnsi"/>
          <w:sz w:val="20"/>
          <w:szCs w:val="20"/>
        </w:rPr>
      </w:pPr>
    </w:p>
    <w:p w14:paraId="367A1B7E" w14:textId="77777777" w:rsidR="005E339D" w:rsidRPr="0068383C" w:rsidRDefault="005E339D" w:rsidP="00504F0E">
      <w:pPr>
        <w:numPr>
          <w:ilvl w:val="2"/>
          <w:numId w:val="16"/>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The Landlord notifies the Tenant pursuant to Sections 47 and 48 of the Landlord and Tenant Act 1987 that the address at which notices (including notices in proceedings) may be served upon the Landlord is [</w:t>
      </w:r>
      <w:r w:rsidRPr="0068383C">
        <w:rPr>
          <w:rFonts w:asciiTheme="minorHAnsi" w:hAnsiTheme="minorHAnsi" w:cstheme="minorHAnsi"/>
          <w:i/>
          <w:sz w:val="20"/>
          <w:szCs w:val="20"/>
        </w:rPr>
        <w:t>Landlord or Landlord’s Agent's address</w:t>
      </w:r>
      <w:r w:rsidRPr="0068383C">
        <w:rPr>
          <w:rFonts w:asciiTheme="minorHAnsi" w:hAnsiTheme="minorHAnsi" w:cstheme="minorHAnsi"/>
          <w:sz w:val="20"/>
          <w:szCs w:val="20"/>
        </w:rPr>
        <w:t xml:space="preserve"> </w:t>
      </w:r>
      <w:r w:rsidRPr="0068383C">
        <w:rPr>
          <w:rFonts w:asciiTheme="minorHAnsi" w:hAnsiTheme="minorHAnsi" w:cstheme="minorHAnsi"/>
          <w:i/>
          <w:sz w:val="20"/>
          <w:szCs w:val="20"/>
        </w:rPr>
        <w:t>in England and Wales</w:t>
      </w:r>
      <w:r w:rsidRPr="0068383C">
        <w:rPr>
          <w:rFonts w:asciiTheme="minorHAnsi" w:hAnsiTheme="minorHAnsi" w:cstheme="minorHAnsi"/>
          <w:sz w:val="20"/>
          <w:szCs w:val="20"/>
        </w:rPr>
        <w:t>].</w:t>
      </w:r>
    </w:p>
    <w:p w14:paraId="057D727D" w14:textId="77777777" w:rsidR="005E339D" w:rsidRPr="0068383C" w:rsidRDefault="005E339D" w:rsidP="00504F0E">
      <w:pPr>
        <w:ind w:left="1418" w:hanging="709"/>
        <w:rPr>
          <w:rFonts w:asciiTheme="minorHAnsi" w:hAnsiTheme="minorHAnsi" w:cstheme="minorHAnsi"/>
          <w:sz w:val="20"/>
          <w:szCs w:val="20"/>
        </w:rPr>
      </w:pPr>
    </w:p>
    <w:p w14:paraId="389DE45A" w14:textId="77777777" w:rsidR="005E339D" w:rsidRPr="0068383C" w:rsidRDefault="005E339D" w:rsidP="00504F0E">
      <w:pPr>
        <w:numPr>
          <w:ilvl w:val="2"/>
          <w:numId w:val="16"/>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t>The provisions as to the service of notices in Section 196 of the Law of Property Act 1925 apply and any notices, or documents relating to the deposit protection scheme used in this Agreement, or any other documents related to this Agreement served on the Tenant shall be sufficiently served if sent by ordinary first class post to the Tenant at the Premises or the last known address of the Tenant or left addressed to the Tenant at the Premises. This clause shall apply to any notices or documents authorised or required to be served under this Agreement or under any Act of Parliament relating to the tenancy. Any notice served under this clause shall be deemed served on the second working day after posting.</w:t>
      </w:r>
    </w:p>
    <w:p w14:paraId="1C4E1A5A" w14:textId="77777777" w:rsidR="005E339D" w:rsidRDefault="005E339D" w:rsidP="00504F0E">
      <w:pPr>
        <w:ind w:left="1418" w:hanging="709"/>
        <w:rPr>
          <w:rFonts w:asciiTheme="minorHAnsi" w:hAnsiTheme="minorHAnsi" w:cstheme="minorHAnsi"/>
          <w:sz w:val="20"/>
          <w:szCs w:val="20"/>
        </w:rPr>
      </w:pPr>
    </w:p>
    <w:p w14:paraId="02521BA6" w14:textId="22FB5DD6" w:rsidR="00504F0E" w:rsidRDefault="00504F0E">
      <w:pPr>
        <w:rPr>
          <w:rFonts w:asciiTheme="minorHAnsi" w:hAnsiTheme="minorHAnsi" w:cstheme="minorHAnsi"/>
          <w:sz w:val="20"/>
          <w:szCs w:val="20"/>
        </w:rPr>
      </w:pPr>
      <w:r>
        <w:rPr>
          <w:rFonts w:asciiTheme="minorHAnsi" w:hAnsiTheme="minorHAnsi" w:cstheme="minorHAnsi"/>
          <w:sz w:val="20"/>
          <w:szCs w:val="20"/>
        </w:rPr>
        <w:br w:type="page"/>
      </w:r>
    </w:p>
    <w:p w14:paraId="7B55B75F" w14:textId="77777777" w:rsidR="005E339D" w:rsidRPr="0068383C" w:rsidRDefault="005E339D" w:rsidP="00504F0E">
      <w:pPr>
        <w:numPr>
          <w:ilvl w:val="2"/>
          <w:numId w:val="16"/>
        </w:numPr>
        <w:autoSpaceDE/>
        <w:autoSpaceDN/>
        <w:ind w:left="1418" w:hanging="709"/>
        <w:rPr>
          <w:rFonts w:asciiTheme="minorHAnsi" w:hAnsiTheme="minorHAnsi" w:cstheme="minorHAnsi"/>
          <w:sz w:val="20"/>
          <w:szCs w:val="20"/>
        </w:rPr>
      </w:pPr>
      <w:r w:rsidRPr="0068383C">
        <w:rPr>
          <w:rFonts w:asciiTheme="minorHAnsi" w:hAnsiTheme="minorHAnsi" w:cstheme="minorHAnsi"/>
          <w:sz w:val="20"/>
          <w:szCs w:val="20"/>
        </w:rPr>
        <w:lastRenderedPageBreak/>
        <w:t xml:space="preserve">Service shall be deemed valid if sent by email to the following email address provided by the tenant at the start of the tenancy and which the tenant has confirmed as being their own: </w:t>
      </w:r>
    </w:p>
    <w:p w14:paraId="2268BF0F" w14:textId="77777777" w:rsidR="005E339D" w:rsidRPr="0068383C" w:rsidRDefault="005E339D" w:rsidP="00504F0E">
      <w:pPr>
        <w:ind w:left="1418" w:hanging="709"/>
        <w:rPr>
          <w:rFonts w:asciiTheme="minorHAnsi" w:hAnsiTheme="minorHAnsi" w:cstheme="minorHAnsi"/>
          <w:sz w:val="20"/>
          <w:szCs w:val="20"/>
        </w:rPr>
      </w:pPr>
    </w:p>
    <w:p w14:paraId="27766C8E" w14:textId="77777777" w:rsidR="005E339D" w:rsidRPr="0068383C" w:rsidRDefault="005E339D" w:rsidP="00504F0E">
      <w:pPr>
        <w:ind w:left="1418"/>
        <w:rPr>
          <w:rFonts w:asciiTheme="minorHAnsi" w:hAnsiTheme="minorHAnsi" w:cstheme="minorHAnsi"/>
          <w:sz w:val="20"/>
          <w:szCs w:val="20"/>
        </w:rPr>
      </w:pPr>
      <w:r w:rsidRPr="00504F0E">
        <w:rPr>
          <w:rFonts w:asciiTheme="minorHAnsi" w:hAnsiTheme="minorHAnsi" w:cstheme="minorHAnsi"/>
          <w:sz w:val="20"/>
          <w:szCs w:val="20"/>
          <w:highlight w:val="yellow"/>
        </w:rPr>
        <w:t>*</w:t>
      </w:r>
      <w:r w:rsidRPr="00504F0E">
        <w:rPr>
          <w:rFonts w:asciiTheme="minorHAnsi" w:hAnsiTheme="minorHAnsi" w:cstheme="minorHAnsi"/>
          <w:i/>
          <w:sz w:val="20"/>
          <w:szCs w:val="20"/>
          <w:highlight w:val="yellow"/>
        </w:rPr>
        <w:t>Tenant’s email address here</w:t>
      </w:r>
      <w:r w:rsidRPr="00504F0E">
        <w:rPr>
          <w:rFonts w:asciiTheme="minorHAnsi" w:hAnsiTheme="minorHAnsi" w:cstheme="minorHAnsi"/>
          <w:sz w:val="20"/>
          <w:szCs w:val="20"/>
          <w:highlight w:val="yellow"/>
        </w:rPr>
        <w:t>*</w:t>
      </w:r>
    </w:p>
    <w:p w14:paraId="052F4FB8" w14:textId="77777777" w:rsidR="005E339D" w:rsidRPr="0068383C" w:rsidRDefault="005E339D" w:rsidP="00504F0E">
      <w:pPr>
        <w:ind w:left="1418"/>
        <w:rPr>
          <w:rFonts w:asciiTheme="minorHAnsi" w:hAnsiTheme="minorHAnsi" w:cstheme="minorHAnsi"/>
          <w:b/>
          <w:sz w:val="20"/>
          <w:szCs w:val="20"/>
        </w:rPr>
      </w:pPr>
    </w:p>
    <w:p w14:paraId="0311E7F1" w14:textId="77777777" w:rsidR="005E339D" w:rsidRPr="0068383C" w:rsidRDefault="005E339D" w:rsidP="00504F0E">
      <w:pPr>
        <w:ind w:left="1418"/>
        <w:rPr>
          <w:rFonts w:asciiTheme="minorHAnsi" w:hAnsiTheme="minorHAnsi" w:cstheme="minorHAnsi"/>
          <w:sz w:val="20"/>
          <w:szCs w:val="20"/>
        </w:rPr>
      </w:pPr>
      <w:r w:rsidRPr="0068383C">
        <w:rPr>
          <w:rFonts w:asciiTheme="minorHAnsi" w:hAnsiTheme="minorHAnsi" w:cstheme="minorHAnsi"/>
          <w:sz w:val="20"/>
          <w:szCs w:val="20"/>
        </w:rPr>
        <w:t>The Tenant may also serve notice by email to the following email address which the Agent/Landlord has confirmed as being their own:</w:t>
      </w:r>
    </w:p>
    <w:p w14:paraId="60FBAE76" w14:textId="77777777" w:rsidR="005E339D" w:rsidRPr="0068383C" w:rsidRDefault="005E339D" w:rsidP="00504F0E">
      <w:pPr>
        <w:ind w:left="1418"/>
        <w:rPr>
          <w:rFonts w:asciiTheme="minorHAnsi" w:hAnsiTheme="minorHAnsi" w:cstheme="minorHAnsi"/>
          <w:sz w:val="20"/>
          <w:szCs w:val="20"/>
        </w:rPr>
      </w:pPr>
    </w:p>
    <w:p w14:paraId="3260E1A0" w14:textId="77777777" w:rsidR="005E339D" w:rsidRPr="0068383C" w:rsidRDefault="005E339D" w:rsidP="00504F0E">
      <w:pPr>
        <w:ind w:left="1418"/>
        <w:rPr>
          <w:rFonts w:asciiTheme="minorHAnsi" w:hAnsiTheme="minorHAnsi" w:cstheme="minorHAnsi"/>
          <w:sz w:val="20"/>
          <w:szCs w:val="20"/>
        </w:rPr>
      </w:pPr>
      <w:r w:rsidRPr="00504F0E">
        <w:rPr>
          <w:rFonts w:asciiTheme="minorHAnsi" w:hAnsiTheme="minorHAnsi" w:cstheme="minorHAnsi"/>
          <w:sz w:val="20"/>
          <w:szCs w:val="20"/>
          <w:highlight w:val="yellow"/>
        </w:rPr>
        <w:t>*</w:t>
      </w:r>
      <w:r w:rsidRPr="00504F0E">
        <w:rPr>
          <w:rFonts w:asciiTheme="minorHAnsi" w:hAnsiTheme="minorHAnsi" w:cstheme="minorHAnsi"/>
          <w:i/>
          <w:sz w:val="20"/>
          <w:szCs w:val="20"/>
          <w:highlight w:val="yellow"/>
        </w:rPr>
        <w:t>Landlord/Agent’s email address here</w:t>
      </w:r>
      <w:r w:rsidRPr="00504F0E">
        <w:rPr>
          <w:rFonts w:asciiTheme="minorHAnsi" w:hAnsiTheme="minorHAnsi" w:cstheme="minorHAnsi"/>
          <w:sz w:val="20"/>
          <w:szCs w:val="20"/>
          <w:highlight w:val="yellow"/>
        </w:rPr>
        <w:t>*</w:t>
      </w:r>
    </w:p>
    <w:p w14:paraId="49BC922A" w14:textId="77777777" w:rsidR="005E339D" w:rsidRPr="0068383C" w:rsidRDefault="005E339D" w:rsidP="00504F0E">
      <w:pPr>
        <w:ind w:left="1418" w:hanging="709"/>
        <w:rPr>
          <w:rFonts w:asciiTheme="minorHAnsi" w:hAnsiTheme="minorHAnsi" w:cstheme="minorHAnsi"/>
          <w:sz w:val="20"/>
          <w:szCs w:val="20"/>
        </w:rPr>
      </w:pPr>
    </w:p>
    <w:p w14:paraId="62402355" w14:textId="77777777" w:rsidR="005E339D" w:rsidRPr="0068383C" w:rsidRDefault="005E339D" w:rsidP="00504F0E">
      <w:pPr>
        <w:ind w:left="1418"/>
        <w:rPr>
          <w:rStyle w:val="apple-converted-space"/>
          <w:rFonts w:asciiTheme="minorHAnsi" w:hAnsiTheme="minorHAnsi" w:cstheme="minorHAnsi"/>
          <w:color w:val="000000"/>
          <w:sz w:val="20"/>
          <w:szCs w:val="20"/>
        </w:rPr>
      </w:pPr>
      <w:r w:rsidRPr="0068383C">
        <w:rPr>
          <w:rFonts w:asciiTheme="minorHAnsi" w:hAnsiTheme="minorHAnsi" w:cstheme="minorHAnsi"/>
          <w:sz w:val="20"/>
          <w:szCs w:val="20"/>
        </w:rPr>
        <w:t xml:space="preserve">Both the Tenant and the Agent/Landlord confirm that there are no limitations to the </w:t>
      </w:r>
      <w:r w:rsidRPr="0068383C">
        <w:rPr>
          <w:rFonts w:asciiTheme="minorHAnsi" w:hAnsiTheme="minorHAnsi" w:cstheme="minorHAnsi"/>
          <w:color w:val="000000"/>
          <w:sz w:val="20"/>
          <w:szCs w:val="20"/>
        </w:rPr>
        <w:t>recipient's agreement to accept service by such means</w:t>
      </w:r>
      <w:r w:rsidRPr="0068383C">
        <w:rPr>
          <w:rStyle w:val="apple-converted-space"/>
          <w:rFonts w:asciiTheme="minorHAnsi" w:hAnsiTheme="minorHAnsi" w:cstheme="minorHAnsi"/>
          <w:color w:val="000000"/>
          <w:sz w:val="20"/>
          <w:szCs w:val="20"/>
        </w:rPr>
        <w:t> as set out in Clause 4.2 of Practice Direction 6A of the Civil Procedure Rules.</w:t>
      </w:r>
    </w:p>
    <w:p w14:paraId="5198580F" w14:textId="77777777" w:rsidR="005E339D" w:rsidRPr="0068383C" w:rsidRDefault="005E339D" w:rsidP="00504F0E">
      <w:pPr>
        <w:ind w:left="1418"/>
        <w:rPr>
          <w:rStyle w:val="apple-converted-space"/>
          <w:rFonts w:asciiTheme="minorHAnsi" w:hAnsiTheme="minorHAnsi" w:cstheme="minorHAnsi"/>
          <w:sz w:val="20"/>
          <w:szCs w:val="20"/>
        </w:rPr>
      </w:pPr>
    </w:p>
    <w:p w14:paraId="5C770BAB" w14:textId="77777777" w:rsidR="005E339D" w:rsidRPr="0068383C" w:rsidRDefault="005E339D" w:rsidP="00504F0E">
      <w:pPr>
        <w:ind w:left="1418"/>
        <w:rPr>
          <w:rStyle w:val="apple-converted-space"/>
          <w:rFonts w:asciiTheme="minorHAnsi" w:hAnsiTheme="minorHAnsi" w:cstheme="minorHAnsi"/>
          <w:color w:val="000000"/>
          <w:sz w:val="20"/>
          <w:szCs w:val="20"/>
        </w:rPr>
      </w:pPr>
      <w:r w:rsidRPr="0068383C">
        <w:rPr>
          <w:rStyle w:val="apple-converted-space"/>
          <w:rFonts w:asciiTheme="minorHAnsi" w:hAnsiTheme="minorHAnsi" w:cstheme="minorHAnsi"/>
          <w:color w:val="000000"/>
          <w:sz w:val="20"/>
          <w:szCs w:val="20"/>
        </w:rPr>
        <w:t>If the email is sent on a business day before 16:30pm then it shall be deemed</w:t>
      </w:r>
      <w:r w:rsidRPr="0068383C">
        <w:rPr>
          <w:rStyle w:val="apple-converted-space"/>
          <w:rFonts w:asciiTheme="minorHAnsi" w:hAnsiTheme="minorHAnsi" w:cstheme="minorHAnsi"/>
          <w:b/>
          <w:color w:val="000000"/>
          <w:sz w:val="20"/>
          <w:szCs w:val="20"/>
        </w:rPr>
        <w:t xml:space="preserve"> </w:t>
      </w:r>
      <w:r w:rsidRPr="0068383C">
        <w:rPr>
          <w:rStyle w:val="apple-converted-space"/>
          <w:rFonts w:asciiTheme="minorHAnsi" w:hAnsiTheme="minorHAnsi" w:cstheme="minorHAnsi"/>
          <w:color w:val="000000"/>
          <w:sz w:val="20"/>
          <w:szCs w:val="20"/>
        </w:rPr>
        <w:t>served that day; or in any other case, the next business day after the day it was sent.</w:t>
      </w:r>
    </w:p>
    <w:p w14:paraId="5E077F41" w14:textId="77777777" w:rsidR="005E339D" w:rsidRPr="0068383C" w:rsidRDefault="005E339D" w:rsidP="00841F01">
      <w:pPr>
        <w:ind w:left="1985"/>
        <w:rPr>
          <w:rStyle w:val="apple-converted-space"/>
          <w:rFonts w:asciiTheme="minorHAnsi" w:hAnsiTheme="minorHAnsi" w:cstheme="minorHAnsi"/>
          <w:color w:val="000000"/>
          <w:sz w:val="20"/>
          <w:szCs w:val="20"/>
        </w:rPr>
      </w:pPr>
    </w:p>
    <w:p w14:paraId="60A9BC2D" w14:textId="12F77AD1" w:rsidR="005E339D" w:rsidRPr="0068383C" w:rsidRDefault="005E339D" w:rsidP="00EA5060">
      <w:pPr>
        <w:pStyle w:val="ListParagraph"/>
        <w:numPr>
          <w:ilvl w:val="2"/>
          <w:numId w:val="16"/>
        </w:numPr>
        <w:autoSpaceDE/>
        <w:autoSpaceDN/>
        <w:spacing w:before="0"/>
        <w:contextualSpacing/>
        <w:rPr>
          <w:rStyle w:val="apple-converted-space"/>
          <w:rFonts w:asciiTheme="minorHAnsi" w:hAnsiTheme="minorHAnsi" w:cstheme="minorHAnsi"/>
          <w:sz w:val="20"/>
          <w:szCs w:val="20"/>
        </w:rPr>
      </w:pPr>
      <w:r w:rsidRPr="0068383C">
        <w:rPr>
          <w:rStyle w:val="apple-converted-space"/>
          <w:rFonts w:asciiTheme="minorHAnsi" w:hAnsiTheme="minorHAnsi" w:cstheme="minorHAnsi"/>
          <w:color w:val="000000"/>
          <w:sz w:val="20"/>
          <w:szCs w:val="20"/>
        </w:rPr>
        <w:t xml:space="preserve">At the end of the initial fixed term as specified in clause 2 hereof, the Term shall continue on a </w:t>
      </w:r>
      <w:r w:rsidR="00504F0E" w:rsidRPr="0068383C">
        <w:rPr>
          <w:rStyle w:val="apple-converted-space"/>
          <w:rFonts w:asciiTheme="minorHAnsi" w:hAnsiTheme="minorHAnsi" w:cstheme="minorHAnsi"/>
          <w:color w:val="000000"/>
          <w:sz w:val="20"/>
          <w:szCs w:val="20"/>
        </w:rPr>
        <w:t>month-by-month</w:t>
      </w:r>
      <w:r w:rsidRPr="0068383C">
        <w:rPr>
          <w:rStyle w:val="apple-converted-space"/>
          <w:rFonts w:asciiTheme="minorHAnsi" w:hAnsiTheme="minorHAnsi" w:cstheme="minorHAnsi"/>
          <w:color w:val="000000"/>
          <w:sz w:val="20"/>
          <w:szCs w:val="20"/>
        </w:rPr>
        <w:t xml:space="preserve"> basis until either party shall serve on the other a written notice to bring the same to an end.  </w:t>
      </w:r>
    </w:p>
    <w:p w14:paraId="529F1970" w14:textId="77777777" w:rsidR="005E339D" w:rsidRPr="0068383C" w:rsidRDefault="005E339D" w:rsidP="00504F0E">
      <w:pPr>
        <w:tabs>
          <w:tab w:val="left" w:pos="1710"/>
        </w:tabs>
        <w:rPr>
          <w:rFonts w:asciiTheme="minorHAnsi" w:hAnsiTheme="minorHAnsi" w:cstheme="minorHAnsi"/>
          <w:b/>
          <w:sz w:val="20"/>
          <w:szCs w:val="20"/>
        </w:rPr>
      </w:pPr>
    </w:p>
    <w:p w14:paraId="3C9FB488" w14:textId="77777777" w:rsidR="005E339D" w:rsidRPr="00504F0E" w:rsidRDefault="005E339D" w:rsidP="00504F0E">
      <w:pPr>
        <w:pStyle w:val="ListParagraph"/>
        <w:numPr>
          <w:ilvl w:val="1"/>
          <w:numId w:val="16"/>
        </w:numPr>
        <w:tabs>
          <w:tab w:val="clear" w:pos="1161"/>
          <w:tab w:val="num" w:pos="709"/>
        </w:tabs>
        <w:autoSpaceDE/>
        <w:autoSpaceDN/>
        <w:spacing w:before="0"/>
        <w:ind w:hanging="1019"/>
        <w:contextualSpacing/>
        <w:rPr>
          <w:rFonts w:asciiTheme="minorHAnsi" w:hAnsiTheme="minorHAnsi" w:cstheme="minorHAnsi"/>
          <w:b/>
        </w:rPr>
      </w:pPr>
      <w:r w:rsidRPr="00504F0E">
        <w:rPr>
          <w:rFonts w:asciiTheme="minorHAnsi" w:hAnsiTheme="minorHAnsi" w:cstheme="minorHAnsi"/>
          <w:b/>
        </w:rPr>
        <w:t>Jurisdiction</w:t>
      </w:r>
    </w:p>
    <w:p w14:paraId="55DD8CE3" w14:textId="77777777" w:rsidR="005E339D" w:rsidRPr="0068383C" w:rsidRDefault="005E339D" w:rsidP="00841F01">
      <w:pPr>
        <w:ind w:left="851"/>
        <w:rPr>
          <w:rFonts w:asciiTheme="minorHAnsi" w:hAnsiTheme="minorHAnsi" w:cstheme="minorHAnsi"/>
          <w:b/>
          <w:sz w:val="20"/>
          <w:szCs w:val="20"/>
        </w:rPr>
      </w:pPr>
    </w:p>
    <w:p w14:paraId="2F72C53F" w14:textId="77777777" w:rsidR="005E339D" w:rsidRPr="0068383C" w:rsidRDefault="005E339D" w:rsidP="00504F0E">
      <w:pPr>
        <w:numPr>
          <w:ilvl w:val="2"/>
          <w:numId w:val="16"/>
        </w:numPr>
        <w:autoSpaceDE/>
        <w:autoSpaceDN/>
        <w:ind w:left="1985" w:hanging="1276"/>
        <w:rPr>
          <w:rFonts w:asciiTheme="minorHAnsi" w:hAnsiTheme="minorHAnsi" w:cstheme="minorHAnsi"/>
          <w:b/>
          <w:sz w:val="20"/>
          <w:szCs w:val="20"/>
        </w:rPr>
      </w:pPr>
      <w:r w:rsidRPr="0068383C">
        <w:rPr>
          <w:rFonts w:asciiTheme="minorHAnsi" w:hAnsiTheme="minorHAnsi" w:cstheme="minorHAnsi"/>
          <w:sz w:val="20"/>
          <w:szCs w:val="20"/>
        </w:rPr>
        <w:t>This Agreement will be subject to the jurisdiction of the Court in England and Wales.</w:t>
      </w:r>
    </w:p>
    <w:p w14:paraId="6105C120" w14:textId="77777777" w:rsidR="005E339D" w:rsidRPr="0068383C" w:rsidRDefault="005E339D" w:rsidP="00841F01">
      <w:pPr>
        <w:rPr>
          <w:rFonts w:asciiTheme="minorHAnsi" w:hAnsiTheme="minorHAnsi" w:cstheme="minorHAnsi"/>
          <w:sz w:val="20"/>
          <w:szCs w:val="20"/>
        </w:rPr>
      </w:pPr>
    </w:p>
    <w:p w14:paraId="34CECE27" w14:textId="77777777" w:rsidR="005E339D" w:rsidRPr="00504F0E" w:rsidRDefault="005E339D" w:rsidP="00504F0E">
      <w:pPr>
        <w:numPr>
          <w:ilvl w:val="1"/>
          <w:numId w:val="16"/>
        </w:numPr>
        <w:tabs>
          <w:tab w:val="clear" w:pos="1161"/>
          <w:tab w:val="num" w:pos="709"/>
          <w:tab w:val="left" w:pos="1276"/>
        </w:tabs>
        <w:autoSpaceDE/>
        <w:autoSpaceDN/>
        <w:ind w:hanging="1019"/>
        <w:rPr>
          <w:rFonts w:asciiTheme="minorHAnsi" w:hAnsiTheme="minorHAnsi" w:cstheme="minorHAnsi"/>
          <w:b/>
        </w:rPr>
      </w:pPr>
      <w:r w:rsidRPr="00504F0E">
        <w:rPr>
          <w:rFonts w:asciiTheme="minorHAnsi" w:hAnsiTheme="minorHAnsi" w:cstheme="minorHAnsi"/>
          <w:b/>
        </w:rPr>
        <w:t>Documentation</w:t>
      </w:r>
    </w:p>
    <w:p w14:paraId="7CC78CB9" w14:textId="77777777" w:rsidR="005E339D" w:rsidRPr="0068383C" w:rsidRDefault="005E339D" w:rsidP="00841F01">
      <w:pPr>
        <w:ind w:left="360"/>
        <w:rPr>
          <w:rFonts w:asciiTheme="minorHAnsi" w:hAnsiTheme="minorHAnsi" w:cstheme="minorHAnsi"/>
          <w:b/>
          <w:sz w:val="20"/>
          <w:szCs w:val="20"/>
        </w:rPr>
      </w:pPr>
    </w:p>
    <w:p w14:paraId="0E6E9E41" w14:textId="77777777" w:rsidR="005E339D" w:rsidRPr="0068383C" w:rsidRDefault="005E339D" w:rsidP="00EA5060">
      <w:pPr>
        <w:pStyle w:val="ListParagraph"/>
        <w:numPr>
          <w:ilvl w:val="2"/>
          <w:numId w:val="16"/>
        </w:numPr>
        <w:tabs>
          <w:tab w:val="left" w:pos="1985"/>
        </w:tabs>
        <w:autoSpaceDE/>
        <w:autoSpaceDN/>
        <w:spacing w:before="0"/>
        <w:contextualSpacing/>
        <w:rPr>
          <w:rFonts w:asciiTheme="minorHAnsi" w:hAnsiTheme="minorHAnsi" w:cstheme="minorHAnsi"/>
          <w:sz w:val="20"/>
          <w:szCs w:val="20"/>
        </w:rPr>
      </w:pPr>
      <w:r w:rsidRPr="0068383C">
        <w:rPr>
          <w:rFonts w:asciiTheme="minorHAnsi" w:hAnsiTheme="minorHAnsi" w:cstheme="minorHAnsi"/>
          <w:sz w:val="20"/>
          <w:szCs w:val="20"/>
        </w:rPr>
        <w:t>The Tenant acknowledges receipt of the documents listed in the Tenant’s Guidance Notes at the start of this Agreement.</w:t>
      </w:r>
    </w:p>
    <w:p w14:paraId="7F839BB3" w14:textId="77777777" w:rsidR="00DB05E9" w:rsidRDefault="00DB05E9" w:rsidP="00841F01">
      <w:pPr>
        <w:spacing w:line="235" w:lineRule="auto"/>
        <w:sectPr w:rsidR="00DB05E9">
          <w:pgSz w:w="11910" w:h="16840"/>
          <w:pgMar w:top="1200" w:right="1180" w:bottom="1220" w:left="1200" w:header="0" w:footer="1024" w:gutter="0"/>
          <w:cols w:space="720"/>
        </w:sectPr>
      </w:pPr>
    </w:p>
    <w:p w14:paraId="76F914D1" w14:textId="77777777" w:rsidR="00DB05E9" w:rsidRDefault="00221F65" w:rsidP="00841F01">
      <w:pPr>
        <w:spacing w:before="86"/>
        <w:ind w:left="103"/>
        <w:rPr>
          <w:rFonts w:ascii="Comfortaa"/>
        </w:rPr>
      </w:pPr>
      <w:r>
        <w:rPr>
          <w:rFonts w:ascii="Comfortaa"/>
          <w:color w:val="008453"/>
        </w:rPr>
        <w:lastRenderedPageBreak/>
        <w:t>PERMITTED OCCUPIERS</w:t>
      </w:r>
    </w:p>
    <w:p w14:paraId="4CA07A41" w14:textId="77777777" w:rsidR="00DB05E9" w:rsidRDefault="00DB05E9" w:rsidP="00841F01">
      <w:pPr>
        <w:pStyle w:val="BodyText"/>
        <w:spacing w:before="5"/>
        <w:rPr>
          <w:rFonts w:ascii="Comfortaa"/>
          <w:sz w:val="15"/>
        </w:rPr>
      </w:pPr>
    </w:p>
    <w:p w14:paraId="437EF1D8" w14:textId="77777777" w:rsidR="00DB05E9" w:rsidRDefault="00221F65" w:rsidP="00841F01">
      <w:pPr>
        <w:pStyle w:val="BodyText"/>
        <w:spacing w:before="64" w:line="235" w:lineRule="auto"/>
        <w:ind w:left="103"/>
      </w:pPr>
      <w:r>
        <w:rPr>
          <w:color w:val="231F20"/>
        </w:rPr>
        <w:t>All those named below are Permitted Occupiers under this Agreement and are bound by all of the terms and conditions there in as if they were a Tenant apart from the Payment of rent.</w:t>
      </w:r>
    </w:p>
    <w:p w14:paraId="7810CA53" w14:textId="77777777" w:rsidR="00DB05E9" w:rsidRDefault="00DB05E9" w:rsidP="00841F01">
      <w:pPr>
        <w:pStyle w:val="BodyText"/>
        <w:spacing w:before="5"/>
        <w:rPr>
          <w:sz w:val="19"/>
        </w:rPr>
      </w:pPr>
    </w:p>
    <w:p w14:paraId="372ED0B5" w14:textId="77777777" w:rsidR="00DB05E9" w:rsidRDefault="00221F65" w:rsidP="00841F01">
      <w:pPr>
        <w:pStyle w:val="Heading4"/>
        <w:spacing w:before="1"/>
        <w:ind w:left="149" w:firstLine="0"/>
      </w:pPr>
      <w:r w:rsidRPr="00FA6422">
        <w:rPr>
          <w:color w:val="231F20"/>
          <w:highlight w:val="yellow"/>
        </w:rPr>
        <w:t>There are no Permitted Occupiers residing at the Premises. OR delete this sentence and fill in boxes below.</w:t>
      </w:r>
    </w:p>
    <w:p w14:paraId="1A0981A7" w14:textId="34576BEF" w:rsidR="00DB05E9" w:rsidRDefault="00663A2D" w:rsidP="00841F01">
      <w:pPr>
        <w:pStyle w:val="BodyText"/>
        <w:spacing w:before="7"/>
        <w:rPr>
          <w:b/>
          <w:sz w:val="24"/>
        </w:rPr>
      </w:pPr>
      <w:r>
        <w:rPr>
          <w:noProof/>
        </w:rPr>
        <mc:AlternateContent>
          <mc:Choice Requires="wps">
            <w:drawing>
              <wp:anchor distT="0" distB="0" distL="0" distR="0" simplePos="0" relativeHeight="251640320" behindDoc="1" locked="0" layoutInCell="1" allowOverlap="1" wp14:anchorId="14046C7B" wp14:editId="62AD7B13">
                <wp:simplePos x="0" y="0"/>
                <wp:positionH relativeFrom="page">
                  <wp:posOffset>828040</wp:posOffset>
                </wp:positionH>
                <wp:positionV relativeFrom="paragraph">
                  <wp:posOffset>215900</wp:posOffset>
                </wp:positionV>
                <wp:extent cx="1852930" cy="1190625"/>
                <wp:effectExtent l="0" t="0" r="0" b="0"/>
                <wp:wrapTopAndBottom/>
                <wp:docPr id="73"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DB05E9" w14:paraId="5316BC69" w14:textId="77777777">
                              <w:trPr>
                                <w:trHeight w:val="295"/>
                              </w:trPr>
                              <w:tc>
                                <w:tcPr>
                                  <w:tcW w:w="2895" w:type="dxa"/>
                                </w:tcPr>
                                <w:p w14:paraId="20BECEF8" w14:textId="77777777" w:rsidR="00DB05E9" w:rsidRPr="00221F65" w:rsidRDefault="00221F65">
                                  <w:pPr>
                                    <w:pStyle w:val="TableParagraph"/>
                                    <w:rPr>
                                      <w:sz w:val="20"/>
                                      <w:highlight w:val="yellow"/>
                                    </w:rPr>
                                  </w:pPr>
                                  <w:r w:rsidRPr="00221F65">
                                    <w:rPr>
                                      <w:color w:val="231F20"/>
                                      <w:sz w:val="20"/>
                                      <w:highlight w:val="yellow"/>
                                    </w:rPr>
                                    <w:t>Full name</w:t>
                                  </w:r>
                                </w:p>
                              </w:tc>
                            </w:tr>
                            <w:tr w:rsidR="00DB05E9" w14:paraId="7D9D239A" w14:textId="77777777">
                              <w:trPr>
                                <w:trHeight w:val="295"/>
                              </w:trPr>
                              <w:tc>
                                <w:tcPr>
                                  <w:tcW w:w="2895" w:type="dxa"/>
                                </w:tcPr>
                                <w:p w14:paraId="2A46EA74" w14:textId="77777777" w:rsidR="00DB05E9" w:rsidRPr="00221F65" w:rsidRDefault="00221F65">
                                  <w:pPr>
                                    <w:pStyle w:val="TableParagraph"/>
                                    <w:rPr>
                                      <w:sz w:val="20"/>
                                      <w:highlight w:val="yellow"/>
                                    </w:rPr>
                                  </w:pPr>
                                  <w:r w:rsidRPr="00221F65">
                                    <w:rPr>
                                      <w:color w:val="231F20"/>
                                      <w:sz w:val="20"/>
                                      <w:highlight w:val="yellow"/>
                                    </w:rPr>
                                    <w:t>Address line 1</w:t>
                                  </w:r>
                                </w:p>
                              </w:tc>
                            </w:tr>
                            <w:tr w:rsidR="00DB05E9" w14:paraId="117FEC96" w14:textId="77777777">
                              <w:trPr>
                                <w:trHeight w:val="295"/>
                              </w:trPr>
                              <w:tc>
                                <w:tcPr>
                                  <w:tcW w:w="2895" w:type="dxa"/>
                                </w:tcPr>
                                <w:p w14:paraId="106BC562" w14:textId="77777777" w:rsidR="00DB05E9" w:rsidRPr="00221F65" w:rsidRDefault="00221F65">
                                  <w:pPr>
                                    <w:pStyle w:val="TableParagraph"/>
                                    <w:rPr>
                                      <w:sz w:val="20"/>
                                      <w:highlight w:val="yellow"/>
                                    </w:rPr>
                                  </w:pPr>
                                  <w:r w:rsidRPr="00221F65">
                                    <w:rPr>
                                      <w:color w:val="231F20"/>
                                      <w:sz w:val="20"/>
                                      <w:highlight w:val="yellow"/>
                                    </w:rPr>
                                    <w:t>Address line 2</w:t>
                                  </w:r>
                                </w:p>
                              </w:tc>
                            </w:tr>
                            <w:tr w:rsidR="00DB05E9" w14:paraId="75E89782" w14:textId="77777777">
                              <w:trPr>
                                <w:trHeight w:val="295"/>
                              </w:trPr>
                              <w:tc>
                                <w:tcPr>
                                  <w:tcW w:w="2895" w:type="dxa"/>
                                </w:tcPr>
                                <w:p w14:paraId="73A401DE" w14:textId="77777777" w:rsidR="00DB05E9" w:rsidRPr="00221F65" w:rsidRDefault="00221F65">
                                  <w:pPr>
                                    <w:pStyle w:val="TableParagraph"/>
                                    <w:rPr>
                                      <w:sz w:val="20"/>
                                      <w:highlight w:val="yellow"/>
                                    </w:rPr>
                                  </w:pPr>
                                  <w:r w:rsidRPr="00221F65">
                                    <w:rPr>
                                      <w:color w:val="231F20"/>
                                      <w:sz w:val="20"/>
                                      <w:highlight w:val="yellow"/>
                                    </w:rPr>
                                    <w:t>Address line 3</w:t>
                                  </w:r>
                                </w:p>
                              </w:tc>
                            </w:tr>
                            <w:tr w:rsidR="00DB05E9" w14:paraId="3AAD5E13" w14:textId="77777777">
                              <w:trPr>
                                <w:trHeight w:val="295"/>
                              </w:trPr>
                              <w:tc>
                                <w:tcPr>
                                  <w:tcW w:w="2895" w:type="dxa"/>
                                </w:tcPr>
                                <w:p w14:paraId="77094BC9" w14:textId="77777777" w:rsidR="00DB05E9" w:rsidRPr="00221F65" w:rsidRDefault="00221F65">
                                  <w:pPr>
                                    <w:pStyle w:val="TableParagraph"/>
                                    <w:rPr>
                                      <w:sz w:val="20"/>
                                      <w:highlight w:val="yellow"/>
                                    </w:rPr>
                                  </w:pPr>
                                  <w:r w:rsidRPr="00221F65">
                                    <w:rPr>
                                      <w:color w:val="231F20"/>
                                      <w:sz w:val="20"/>
                                      <w:highlight w:val="yellow"/>
                                    </w:rPr>
                                    <w:t>Address line 4</w:t>
                                  </w:r>
                                </w:p>
                              </w:tc>
                            </w:tr>
                            <w:tr w:rsidR="00DB05E9" w14:paraId="7380A8B7" w14:textId="77777777">
                              <w:trPr>
                                <w:trHeight w:val="295"/>
                              </w:trPr>
                              <w:tc>
                                <w:tcPr>
                                  <w:tcW w:w="2895" w:type="dxa"/>
                                </w:tcPr>
                                <w:p w14:paraId="27FEC2B7" w14:textId="77777777" w:rsidR="00DB05E9" w:rsidRPr="00221F65" w:rsidRDefault="00221F65">
                                  <w:pPr>
                                    <w:pStyle w:val="TableParagraph"/>
                                    <w:rPr>
                                      <w:sz w:val="20"/>
                                      <w:highlight w:val="yellow"/>
                                    </w:rPr>
                                  </w:pPr>
                                  <w:r w:rsidRPr="00221F65">
                                    <w:rPr>
                                      <w:color w:val="231F20"/>
                                      <w:sz w:val="20"/>
                                      <w:highlight w:val="yellow"/>
                                    </w:rPr>
                                    <w:t>Postcode</w:t>
                                  </w:r>
                                </w:p>
                              </w:tc>
                            </w:tr>
                          </w:tbl>
                          <w:p w14:paraId="29D56433"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046C7B" id="_x0000_t202" coordsize="21600,21600" o:spt="202" path="m,l,21600r21600,l21600,xe">
                <v:stroke joinstyle="miter"/>
                <v:path gradientshapeok="t" o:connecttype="rect"/>
              </v:shapetype>
              <v:shape id="Text Box 67" o:spid="_x0000_s1026" type="#_x0000_t202" style="position:absolute;margin-left:65.2pt;margin-top:17pt;width:145.9pt;height:93.75pt;z-index:-251676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DB05E9" w14:paraId="5316BC69" w14:textId="77777777">
                        <w:trPr>
                          <w:trHeight w:val="295"/>
                        </w:trPr>
                        <w:tc>
                          <w:tcPr>
                            <w:tcW w:w="2895" w:type="dxa"/>
                          </w:tcPr>
                          <w:p w14:paraId="20BECEF8" w14:textId="77777777" w:rsidR="00DB05E9" w:rsidRPr="00221F65" w:rsidRDefault="00221F65">
                            <w:pPr>
                              <w:pStyle w:val="TableParagraph"/>
                              <w:rPr>
                                <w:sz w:val="20"/>
                                <w:highlight w:val="yellow"/>
                              </w:rPr>
                            </w:pPr>
                            <w:r w:rsidRPr="00221F65">
                              <w:rPr>
                                <w:color w:val="231F20"/>
                                <w:sz w:val="20"/>
                                <w:highlight w:val="yellow"/>
                              </w:rPr>
                              <w:t>Full name</w:t>
                            </w:r>
                          </w:p>
                        </w:tc>
                      </w:tr>
                      <w:tr w:rsidR="00DB05E9" w14:paraId="7D9D239A" w14:textId="77777777">
                        <w:trPr>
                          <w:trHeight w:val="295"/>
                        </w:trPr>
                        <w:tc>
                          <w:tcPr>
                            <w:tcW w:w="2895" w:type="dxa"/>
                          </w:tcPr>
                          <w:p w14:paraId="2A46EA74" w14:textId="77777777" w:rsidR="00DB05E9" w:rsidRPr="00221F65" w:rsidRDefault="00221F65">
                            <w:pPr>
                              <w:pStyle w:val="TableParagraph"/>
                              <w:rPr>
                                <w:sz w:val="20"/>
                                <w:highlight w:val="yellow"/>
                              </w:rPr>
                            </w:pPr>
                            <w:r w:rsidRPr="00221F65">
                              <w:rPr>
                                <w:color w:val="231F20"/>
                                <w:sz w:val="20"/>
                                <w:highlight w:val="yellow"/>
                              </w:rPr>
                              <w:t>Address line 1</w:t>
                            </w:r>
                          </w:p>
                        </w:tc>
                      </w:tr>
                      <w:tr w:rsidR="00DB05E9" w14:paraId="117FEC96" w14:textId="77777777">
                        <w:trPr>
                          <w:trHeight w:val="295"/>
                        </w:trPr>
                        <w:tc>
                          <w:tcPr>
                            <w:tcW w:w="2895" w:type="dxa"/>
                          </w:tcPr>
                          <w:p w14:paraId="106BC562" w14:textId="77777777" w:rsidR="00DB05E9" w:rsidRPr="00221F65" w:rsidRDefault="00221F65">
                            <w:pPr>
                              <w:pStyle w:val="TableParagraph"/>
                              <w:rPr>
                                <w:sz w:val="20"/>
                                <w:highlight w:val="yellow"/>
                              </w:rPr>
                            </w:pPr>
                            <w:r w:rsidRPr="00221F65">
                              <w:rPr>
                                <w:color w:val="231F20"/>
                                <w:sz w:val="20"/>
                                <w:highlight w:val="yellow"/>
                              </w:rPr>
                              <w:t>Address line 2</w:t>
                            </w:r>
                          </w:p>
                        </w:tc>
                      </w:tr>
                      <w:tr w:rsidR="00DB05E9" w14:paraId="75E89782" w14:textId="77777777">
                        <w:trPr>
                          <w:trHeight w:val="295"/>
                        </w:trPr>
                        <w:tc>
                          <w:tcPr>
                            <w:tcW w:w="2895" w:type="dxa"/>
                          </w:tcPr>
                          <w:p w14:paraId="73A401DE" w14:textId="77777777" w:rsidR="00DB05E9" w:rsidRPr="00221F65" w:rsidRDefault="00221F65">
                            <w:pPr>
                              <w:pStyle w:val="TableParagraph"/>
                              <w:rPr>
                                <w:sz w:val="20"/>
                                <w:highlight w:val="yellow"/>
                              </w:rPr>
                            </w:pPr>
                            <w:r w:rsidRPr="00221F65">
                              <w:rPr>
                                <w:color w:val="231F20"/>
                                <w:sz w:val="20"/>
                                <w:highlight w:val="yellow"/>
                              </w:rPr>
                              <w:t>Address line 3</w:t>
                            </w:r>
                          </w:p>
                        </w:tc>
                      </w:tr>
                      <w:tr w:rsidR="00DB05E9" w14:paraId="3AAD5E13" w14:textId="77777777">
                        <w:trPr>
                          <w:trHeight w:val="295"/>
                        </w:trPr>
                        <w:tc>
                          <w:tcPr>
                            <w:tcW w:w="2895" w:type="dxa"/>
                          </w:tcPr>
                          <w:p w14:paraId="77094BC9" w14:textId="77777777" w:rsidR="00DB05E9" w:rsidRPr="00221F65" w:rsidRDefault="00221F65">
                            <w:pPr>
                              <w:pStyle w:val="TableParagraph"/>
                              <w:rPr>
                                <w:sz w:val="20"/>
                                <w:highlight w:val="yellow"/>
                              </w:rPr>
                            </w:pPr>
                            <w:r w:rsidRPr="00221F65">
                              <w:rPr>
                                <w:color w:val="231F20"/>
                                <w:sz w:val="20"/>
                                <w:highlight w:val="yellow"/>
                              </w:rPr>
                              <w:t>Address line 4</w:t>
                            </w:r>
                          </w:p>
                        </w:tc>
                      </w:tr>
                      <w:tr w:rsidR="00DB05E9" w14:paraId="7380A8B7" w14:textId="77777777">
                        <w:trPr>
                          <w:trHeight w:val="295"/>
                        </w:trPr>
                        <w:tc>
                          <w:tcPr>
                            <w:tcW w:w="2895" w:type="dxa"/>
                          </w:tcPr>
                          <w:p w14:paraId="27FEC2B7" w14:textId="77777777" w:rsidR="00DB05E9" w:rsidRPr="00221F65" w:rsidRDefault="00221F65">
                            <w:pPr>
                              <w:pStyle w:val="TableParagraph"/>
                              <w:rPr>
                                <w:sz w:val="20"/>
                                <w:highlight w:val="yellow"/>
                              </w:rPr>
                            </w:pPr>
                            <w:r w:rsidRPr="00221F65">
                              <w:rPr>
                                <w:color w:val="231F20"/>
                                <w:sz w:val="20"/>
                                <w:highlight w:val="yellow"/>
                              </w:rPr>
                              <w:t>Postcode</w:t>
                            </w:r>
                          </w:p>
                        </w:tc>
                      </w:tr>
                    </w:tbl>
                    <w:p w14:paraId="29D56433"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41344" behindDoc="1" locked="0" layoutInCell="1" allowOverlap="1" wp14:anchorId="08C266B4" wp14:editId="3491E72D">
                <wp:simplePos x="0" y="0"/>
                <wp:positionH relativeFrom="page">
                  <wp:posOffset>2856230</wp:posOffset>
                </wp:positionH>
                <wp:positionV relativeFrom="paragraph">
                  <wp:posOffset>215900</wp:posOffset>
                </wp:positionV>
                <wp:extent cx="1852930" cy="1190625"/>
                <wp:effectExtent l="0" t="0" r="0" b="0"/>
                <wp:wrapTopAndBottom/>
                <wp:docPr id="72"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DB05E9" w14:paraId="636FB873" w14:textId="77777777">
                              <w:trPr>
                                <w:trHeight w:val="295"/>
                              </w:trPr>
                              <w:tc>
                                <w:tcPr>
                                  <w:tcW w:w="2895" w:type="dxa"/>
                                </w:tcPr>
                                <w:p w14:paraId="7AA33D33" w14:textId="77777777" w:rsidR="00DB05E9" w:rsidRPr="00221F65" w:rsidRDefault="00221F65">
                                  <w:pPr>
                                    <w:pStyle w:val="TableParagraph"/>
                                    <w:rPr>
                                      <w:sz w:val="20"/>
                                      <w:highlight w:val="yellow"/>
                                    </w:rPr>
                                  </w:pPr>
                                  <w:r w:rsidRPr="00221F65">
                                    <w:rPr>
                                      <w:color w:val="231F20"/>
                                      <w:sz w:val="20"/>
                                      <w:highlight w:val="yellow"/>
                                    </w:rPr>
                                    <w:t>Full name</w:t>
                                  </w:r>
                                </w:p>
                              </w:tc>
                            </w:tr>
                            <w:tr w:rsidR="00DB05E9" w14:paraId="42EA8A9F" w14:textId="77777777">
                              <w:trPr>
                                <w:trHeight w:val="295"/>
                              </w:trPr>
                              <w:tc>
                                <w:tcPr>
                                  <w:tcW w:w="2895" w:type="dxa"/>
                                </w:tcPr>
                                <w:p w14:paraId="5003F569" w14:textId="77777777" w:rsidR="00DB05E9" w:rsidRPr="00221F65" w:rsidRDefault="00221F65">
                                  <w:pPr>
                                    <w:pStyle w:val="TableParagraph"/>
                                    <w:rPr>
                                      <w:sz w:val="20"/>
                                      <w:highlight w:val="yellow"/>
                                    </w:rPr>
                                  </w:pPr>
                                  <w:r w:rsidRPr="00221F65">
                                    <w:rPr>
                                      <w:color w:val="231F20"/>
                                      <w:sz w:val="20"/>
                                      <w:highlight w:val="yellow"/>
                                    </w:rPr>
                                    <w:t>Address line 1</w:t>
                                  </w:r>
                                </w:p>
                              </w:tc>
                            </w:tr>
                            <w:tr w:rsidR="00DB05E9" w14:paraId="101EE4C7" w14:textId="77777777">
                              <w:trPr>
                                <w:trHeight w:val="295"/>
                              </w:trPr>
                              <w:tc>
                                <w:tcPr>
                                  <w:tcW w:w="2895" w:type="dxa"/>
                                </w:tcPr>
                                <w:p w14:paraId="3AD4C88F" w14:textId="77777777" w:rsidR="00DB05E9" w:rsidRPr="00221F65" w:rsidRDefault="00221F65">
                                  <w:pPr>
                                    <w:pStyle w:val="TableParagraph"/>
                                    <w:rPr>
                                      <w:sz w:val="20"/>
                                      <w:highlight w:val="yellow"/>
                                    </w:rPr>
                                  </w:pPr>
                                  <w:r w:rsidRPr="00221F65">
                                    <w:rPr>
                                      <w:color w:val="231F20"/>
                                      <w:sz w:val="20"/>
                                      <w:highlight w:val="yellow"/>
                                    </w:rPr>
                                    <w:t>Address line 2</w:t>
                                  </w:r>
                                </w:p>
                              </w:tc>
                            </w:tr>
                            <w:tr w:rsidR="00DB05E9" w14:paraId="5C6E268C" w14:textId="77777777">
                              <w:trPr>
                                <w:trHeight w:val="295"/>
                              </w:trPr>
                              <w:tc>
                                <w:tcPr>
                                  <w:tcW w:w="2895" w:type="dxa"/>
                                </w:tcPr>
                                <w:p w14:paraId="0C3B5D12" w14:textId="77777777" w:rsidR="00DB05E9" w:rsidRPr="00221F65" w:rsidRDefault="00221F65">
                                  <w:pPr>
                                    <w:pStyle w:val="TableParagraph"/>
                                    <w:rPr>
                                      <w:sz w:val="20"/>
                                      <w:highlight w:val="yellow"/>
                                    </w:rPr>
                                  </w:pPr>
                                  <w:r w:rsidRPr="00221F65">
                                    <w:rPr>
                                      <w:color w:val="231F20"/>
                                      <w:sz w:val="20"/>
                                      <w:highlight w:val="yellow"/>
                                    </w:rPr>
                                    <w:t>Address line 3</w:t>
                                  </w:r>
                                </w:p>
                              </w:tc>
                            </w:tr>
                            <w:tr w:rsidR="00DB05E9" w14:paraId="3BF4AD5F" w14:textId="77777777">
                              <w:trPr>
                                <w:trHeight w:val="295"/>
                              </w:trPr>
                              <w:tc>
                                <w:tcPr>
                                  <w:tcW w:w="2895" w:type="dxa"/>
                                </w:tcPr>
                                <w:p w14:paraId="08C9ACBE" w14:textId="77777777" w:rsidR="00DB05E9" w:rsidRPr="00221F65" w:rsidRDefault="00221F65">
                                  <w:pPr>
                                    <w:pStyle w:val="TableParagraph"/>
                                    <w:rPr>
                                      <w:sz w:val="20"/>
                                      <w:highlight w:val="yellow"/>
                                    </w:rPr>
                                  </w:pPr>
                                  <w:r w:rsidRPr="00221F65">
                                    <w:rPr>
                                      <w:color w:val="231F20"/>
                                      <w:sz w:val="20"/>
                                      <w:highlight w:val="yellow"/>
                                    </w:rPr>
                                    <w:t>Address line 4</w:t>
                                  </w:r>
                                </w:p>
                              </w:tc>
                            </w:tr>
                            <w:tr w:rsidR="00DB05E9" w14:paraId="40B43C44" w14:textId="77777777">
                              <w:trPr>
                                <w:trHeight w:val="295"/>
                              </w:trPr>
                              <w:tc>
                                <w:tcPr>
                                  <w:tcW w:w="2895" w:type="dxa"/>
                                </w:tcPr>
                                <w:p w14:paraId="34ABDFC4" w14:textId="77777777" w:rsidR="00DB05E9" w:rsidRPr="00221F65" w:rsidRDefault="00221F65">
                                  <w:pPr>
                                    <w:pStyle w:val="TableParagraph"/>
                                    <w:rPr>
                                      <w:sz w:val="20"/>
                                      <w:highlight w:val="yellow"/>
                                    </w:rPr>
                                  </w:pPr>
                                  <w:r w:rsidRPr="00221F65">
                                    <w:rPr>
                                      <w:color w:val="231F20"/>
                                      <w:sz w:val="20"/>
                                      <w:highlight w:val="yellow"/>
                                    </w:rPr>
                                    <w:t>Postcode</w:t>
                                  </w:r>
                                </w:p>
                              </w:tc>
                            </w:tr>
                          </w:tbl>
                          <w:p w14:paraId="5D78E347"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C266B4" id="Text Box 66" o:spid="_x0000_s1027" type="#_x0000_t202" style="position:absolute;margin-left:224.9pt;margin-top:17pt;width:145.9pt;height:93.75pt;z-index:-251675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DB05E9" w14:paraId="636FB873" w14:textId="77777777">
                        <w:trPr>
                          <w:trHeight w:val="295"/>
                        </w:trPr>
                        <w:tc>
                          <w:tcPr>
                            <w:tcW w:w="2895" w:type="dxa"/>
                          </w:tcPr>
                          <w:p w14:paraId="7AA33D33" w14:textId="77777777" w:rsidR="00DB05E9" w:rsidRPr="00221F65" w:rsidRDefault="00221F65">
                            <w:pPr>
                              <w:pStyle w:val="TableParagraph"/>
                              <w:rPr>
                                <w:sz w:val="20"/>
                                <w:highlight w:val="yellow"/>
                              </w:rPr>
                            </w:pPr>
                            <w:r w:rsidRPr="00221F65">
                              <w:rPr>
                                <w:color w:val="231F20"/>
                                <w:sz w:val="20"/>
                                <w:highlight w:val="yellow"/>
                              </w:rPr>
                              <w:t>Full name</w:t>
                            </w:r>
                          </w:p>
                        </w:tc>
                      </w:tr>
                      <w:tr w:rsidR="00DB05E9" w14:paraId="42EA8A9F" w14:textId="77777777">
                        <w:trPr>
                          <w:trHeight w:val="295"/>
                        </w:trPr>
                        <w:tc>
                          <w:tcPr>
                            <w:tcW w:w="2895" w:type="dxa"/>
                          </w:tcPr>
                          <w:p w14:paraId="5003F569" w14:textId="77777777" w:rsidR="00DB05E9" w:rsidRPr="00221F65" w:rsidRDefault="00221F65">
                            <w:pPr>
                              <w:pStyle w:val="TableParagraph"/>
                              <w:rPr>
                                <w:sz w:val="20"/>
                                <w:highlight w:val="yellow"/>
                              </w:rPr>
                            </w:pPr>
                            <w:r w:rsidRPr="00221F65">
                              <w:rPr>
                                <w:color w:val="231F20"/>
                                <w:sz w:val="20"/>
                                <w:highlight w:val="yellow"/>
                              </w:rPr>
                              <w:t>Address line 1</w:t>
                            </w:r>
                          </w:p>
                        </w:tc>
                      </w:tr>
                      <w:tr w:rsidR="00DB05E9" w14:paraId="101EE4C7" w14:textId="77777777">
                        <w:trPr>
                          <w:trHeight w:val="295"/>
                        </w:trPr>
                        <w:tc>
                          <w:tcPr>
                            <w:tcW w:w="2895" w:type="dxa"/>
                          </w:tcPr>
                          <w:p w14:paraId="3AD4C88F" w14:textId="77777777" w:rsidR="00DB05E9" w:rsidRPr="00221F65" w:rsidRDefault="00221F65">
                            <w:pPr>
                              <w:pStyle w:val="TableParagraph"/>
                              <w:rPr>
                                <w:sz w:val="20"/>
                                <w:highlight w:val="yellow"/>
                              </w:rPr>
                            </w:pPr>
                            <w:r w:rsidRPr="00221F65">
                              <w:rPr>
                                <w:color w:val="231F20"/>
                                <w:sz w:val="20"/>
                                <w:highlight w:val="yellow"/>
                              </w:rPr>
                              <w:t>Address line 2</w:t>
                            </w:r>
                          </w:p>
                        </w:tc>
                      </w:tr>
                      <w:tr w:rsidR="00DB05E9" w14:paraId="5C6E268C" w14:textId="77777777">
                        <w:trPr>
                          <w:trHeight w:val="295"/>
                        </w:trPr>
                        <w:tc>
                          <w:tcPr>
                            <w:tcW w:w="2895" w:type="dxa"/>
                          </w:tcPr>
                          <w:p w14:paraId="0C3B5D12" w14:textId="77777777" w:rsidR="00DB05E9" w:rsidRPr="00221F65" w:rsidRDefault="00221F65">
                            <w:pPr>
                              <w:pStyle w:val="TableParagraph"/>
                              <w:rPr>
                                <w:sz w:val="20"/>
                                <w:highlight w:val="yellow"/>
                              </w:rPr>
                            </w:pPr>
                            <w:r w:rsidRPr="00221F65">
                              <w:rPr>
                                <w:color w:val="231F20"/>
                                <w:sz w:val="20"/>
                                <w:highlight w:val="yellow"/>
                              </w:rPr>
                              <w:t>Address line 3</w:t>
                            </w:r>
                          </w:p>
                        </w:tc>
                      </w:tr>
                      <w:tr w:rsidR="00DB05E9" w14:paraId="3BF4AD5F" w14:textId="77777777">
                        <w:trPr>
                          <w:trHeight w:val="295"/>
                        </w:trPr>
                        <w:tc>
                          <w:tcPr>
                            <w:tcW w:w="2895" w:type="dxa"/>
                          </w:tcPr>
                          <w:p w14:paraId="08C9ACBE" w14:textId="77777777" w:rsidR="00DB05E9" w:rsidRPr="00221F65" w:rsidRDefault="00221F65">
                            <w:pPr>
                              <w:pStyle w:val="TableParagraph"/>
                              <w:rPr>
                                <w:sz w:val="20"/>
                                <w:highlight w:val="yellow"/>
                              </w:rPr>
                            </w:pPr>
                            <w:r w:rsidRPr="00221F65">
                              <w:rPr>
                                <w:color w:val="231F20"/>
                                <w:sz w:val="20"/>
                                <w:highlight w:val="yellow"/>
                              </w:rPr>
                              <w:t>Address line 4</w:t>
                            </w:r>
                          </w:p>
                        </w:tc>
                      </w:tr>
                      <w:tr w:rsidR="00DB05E9" w14:paraId="40B43C44" w14:textId="77777777">
                        <w:trPr>
                          <w:trHeight w:val="295"/>
                        </w:trPr>
                        <w:tc>
                          <w:tcPr>
                            <w:tcW w:w="2895" w:type="dxa"/>
                          </w:tcPr>
                          <w:p w14:paraId="34ABDFC4" w14:textId="77777777" w:rsidR="00DB05E9" w:rsidRPr="00221F65" w:rsidRDefault="00221F65">
                            <w:pPr>
                              <w:pStyle w:val="TableParagraph"/>
                              <w:rPr>
                                <w:sz w:val="20"/>
                                <w:highlight w:val="yellow"/>
                              </w:rPr>
                            </w:pPr>
                            <w:r w:rsidRPr="00221F65">
                              <w:rPr>
                                <w:color w:val="231F20"/>
                                <w:sz w:val="20"/>
                                <w:highlight w:val="yellow"/>
                              </w:rPr>
                              <w:t>Postcode</w:t>
                            </w:r>
                          </w:p>
                        </w:tc>
                      </w:tr>
                    </w:tbl>
                    <w:p w14:paraId="5D78E347"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42368" behindDoc="1" locked="0" layoutInCell="1" allowOverlap="1" wp14:anchorId="24EACDD3" wp14:editId="5AEFAA4F">
                <wp:simplePos x="0" y="0"/>
                <wp:positionH relativeFrom="page">
                  <wp:posOffset>4883785</wp:posOffset>
                </wp:positionH>
                <wp:positionV relativeFrom="paragraph">
                  <wp:posOffset>215900</wp:posOffset>
                </wp:positionV>
                <wp:extent cx="1852930" cy="1190625"/>
                <wp:effectExtent l="0" t="0" r="0" b="0"/>
                <wp:wrapTopAndBottom/>
                <wp:docPr id="71"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DB05E9" w14:paraId="1A6446CA" w14:textId="77777777">
                              <w:trPr>
                                <w:trHeight w:val="295"/>
                              </w:trPr>
                              <w:tc>
                                <w:tcPr>
                                  <w:tcW w:w="2895" w:type="dxa"/>
                                </w:tcPr>
                                <w:p w14:paraId="7390F06C" w14:textId="77777777" w:rsidR="00DB05E9" w:rsidRPr="00221F65" w:rsidRDefault="00221F65">
                                  <w:pPr>
                                    <w:pStyle w:val="TableParagraph"/>
                                    <w:rPr>
                                      <w:sz w:val="20"/>
                                      <w:highlight w:val="yellow"/>
                                    </w:rPr>
                                  </w:pPr>
                                  <w:r w:rsidRPr="00221F65">
                                    <w:rPr>
                                      <w:color w:val="231F20"/>
                                      <w:sz w:val="20"/>
                                      <w:highlight w:val="yellow"/>
                                    </w:rPr>
                                    <w:t>Full name</w:t>
                                  </w:r>
                                </w:p>
                              </w:tc>
                            </w:tr>
                            <w:tr w:rsidR="00DB05E9" w14:paraId="58A06DF3" w14:textId="77777777">
                              <w:trPr>
                                <w:trHeight w:val="295"/>
                              </w:trPr>
                              <w:tc>
                                <w:tcPr>
                                  <w:tcW w:w="2895" w:type="dxa"/>
                                </w:tcPr>
                                <w:p w14:paraId="13FC7EFD" w14:textId="77777777" w:rsidR="00DB05E9" w:rsidRPr="00221F65" w:rsidRDefault="00221F65">
                                  <w:pPr>
                                    <w:pStyle w:val="TableParagraph"/>
                                    <w:rPr>
                                      <w:sz w:val="20"/>
                                      <w:highlight w:val="yellow"/>
                                    </w:rPr>
                                  </w:pPr>
                                  <w:r w:rsidRPr="00221F65">
                                    <w:rPr>
                                      <w:color w:val="231F20"/>
                                      <w:sz w:val="20"/>
                                      <w:highlight w:val="yellow"/>
                                    </w:rPr>
                                    <w:t>Address line 1</w:t>
                                  </w:r>
                                </w:p>
                              </w:tc>
                            </w:tr>
                            <w:tr w:rsidR="00DB05E9" w14:paraId="27C7FF31" w14:textId="77777777">
                              <w:trPr>
                                <w:trHeight w:val="295"/>
                              </w:trPr>
                              <w:tc>
                                <w:tcPr>
                                  <w:tcW w:w="2895" w:type="dxa"/>
                                </w:tcPr>
                                <w:p w14:paraId="1DA6EC67" w14:textId="77777777" w:rsidR="00DB05E9" w:rsidRPr="00221F65" w:rsidRDefault="00221F65">
                                  <w:pPr>
                                    <w:pStyle w:val="TableParagraph"/>
                                    <w:rPr>
                                      <w:sz w:val="20"/>
                                      <w:highlight w:val="yellow"/>
                                    </w:rPr>
                                  </w:pPr>
                                  <w:r w:rsidRPr="00221F65">
                                    <w:rPr>
                                      <w:color w:val="231F20"/>
                                      <w:sz w:val="20"/>
                                      <w:highlight w:val="yellow"/>
                                    </w:rPr>
                                    <w:t>Address line 2</w:t>
                                  </w:r>
                                </w:p>
                              </w:tc>
                            </w:tr>
                            <w:tr w:rsidR="00DB05E9" w14:paraId="0FB8E68E" w14:textId="77777777">
                              <w:trPr>
                                <w:trHeight w:val="295"/>
                              </w:trPr>
                              <w:tc>
                                <w:tcPr>
                                  <w:tcW w:w="2895" w:type="dxa"/>
                                </w:tcPr>
                                <w:p w14:paraId="3E95B120" w14:textId="77777777" w:rsidR="00DB05E9" w:rsidRPr="00221F65" w:rsidRDefault="00221F65">
                                  <w:pPr>
                                    <w:pStyle w:val="TableParagraph"/>
                                    <w:rPr>
                                      <w:sz w:val="20"/>
                                      <w:highlight w:val="yellow"/>
                                    </w:rPr>
                                  </w:pPr>
                                  <w:r w:rsidRPr="00221F65">
                                    <w:rPr>
                                      <w:color w:val="231F20"/>
                                      <w:sz w:val="20"/>
                                      <w:highlight w:val="yellow"/>
                                    </w:rPr>
                                    <w:t>Address line 3</w:t>
                                  </w:r>
                                </w:p>
                              </w:tc>
                            </w:tr>
                            <w:tr w:rsidR="00DB05E9" w14:paraId="751A02B0" w14:textId="77777777">
                              <w:trPr>
                                <w:trHeight w:val="295"/>
                              </w:trPr>
                              <w:tc>
                                <w:tcPr>
                                  <w:tcW w:w="2895" w:type="dxa"/>
                                </w:tcPr>
                                <w:p w14:paraId="43718577" w14:textId="77777777" w:rsidR="00DB05E9" w:rsidRPr="00221F65" w:rsidRDefault="00221F65">
                                  <w:pPr>
                                    <w:pStyle w:val="TableParagraph"/>
                                    <w:rPr>
                                      <w:sz w:val="20"/>
                                      <w:highlight w:val="yellow"/>
                                    </w:rPr>
                                  </w:pPr>
                                  <w:r w:rsidRPr="00221F65">
                                    <w:rPr>
                                      <w:color w:val="231F20"/>
                                      <w:sz w:val="20"/>
                                      <w:highlight w:val="yellow"/>
                                    </w:rPr>
                                    <w:t>Address line 4</w:t>
                                  </w:r>
                                </w:p>
                              </w:tc>
                            </w:tr>
                            <w:tr w:rsidR="00DB05E9" w14:paraId="745A5F40" w14:textId="77777777">
                              <w:trPr>
                                <w:trHeight w:val="295"/>
                              </w:trPr>
                              <w:tc>
                                <w:tcPr>
                                  <w:tcW w:w="2895" w:type="dxa"/>
                                </w:tcPr>
                                <w:p w14:paraId="01E61FB0" w14:textId="77777777" w:rsidR="00DB05E9" w:rsidRPr="00221F65" w:rsidRDefault="00221F65">
                                  <w:pPr>
                                    <w:pStyle w:val="TableParagraph"/>
                                    <w:rPr>
                                      <w:sz w:val="20"/>
                                      <w:highlight w:val="yellow"/>
                                    </w:rPr>
                                  </w:pPr>
                                  <w:r w:rsidRPr="00221F65">
                                    <w:rPr>
                                      <w:color w:val="231F20"/>
                                      <w:sz w:val="20"/>
                                      <w:highlight w:val="yellow"/>
                                    </w:rPr>
                                    <w:t>Postcode</w:t>
                                  </w:r>
                                </w:p>
                              </w:tc>
                            </w:tr>
                          </w:tbl>
                          <w:p w14:paraId="4A0522EC"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EACDD3" id="Text Box 65" o:spid="_x0000_s1028" type="#_x0000_t202" style="position:absolute;margin-left:384.55pt;margin-top:17pt;width:145.9pt;height:93.75pt;z-index:-251674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DB05E9" w14:paraId="1A6446CA" w14:textId="77777777">
                        <w:trPr>
                          <w:trHeight w:val="295"/>
                        </w:trPr>
                        <w:tc>
                          <w:tcPr>
                            <w:tcW w:w="2895" w:type="dxa"/>
                          </w:tcPr>
                          <w:p w14:paraId="7390F06C" w14:textId="77777777" w:rsidR="00DB05E9" w:rsidRPr="00221F65" w:rsidRDefault="00221F65">
                            <w:pPr>
                              <w:pStyle w:val="TableParagraph"/>
                              <w:rPr>
                                <w:sz w:val="20"/>
                                <w:highlight w:val="yellow"/>
                              </w:rPr>
                            </w:pPr>
                            <w:r w:rsidRPr="00221F65">
                              <w:rPr>
                                <w:color w:val="231F20"/>
                                <w:sz w:val="20"/>
                                <w:highlight w:val="yellow"/>
                              </w:rPr>
                              <w:t>Full name</w:t>
                            </w:r>
                          </w:p>
                        </w:tc>
                      </w:tr>
                      <w:tr w:rsidR="00DB05E9" w14:paraId="58A06DF3" w14:textId="77777777">
                        <w:trPr>
                          <w:trHeight w:val="295"/>
                        </w:trPr>
                        <w:tc>
                          <w:tcPr>
                            <w:tcW w:w="2895" w:type="dxa"/>
                          </w:tcPr>
                          <w:p w14:paraId="13FC7EFD" w14:textId="77777777" w:rsidR="00DB05E9" w:rsidRPr="00221F65" w:rsidRDefault="00221F65">
                            <w:pPr>
                              <w:pStyle w:val="TableParagraph"/>
                              <w:rPr>
                                <w:sz w:val="20"/>
                                <w:highlight w:val="yellow"/>
                              </w:rPr>
                            </w:pPr>
                            <w:r w:rsidRPr="00221F65">
                              <w:rPr>
                                <w:color w:val="231F20"/>
                                <w:sz w:val="20"/>
                                <w:highlight w:val="yellow"/>
                              </w:rPr>
                              <w:t>Address line 1</w:t>
                            </w:r>
                          </w:p>
                        </w:tc>
                      </w:tr>
                      <w:tr w:rsidR="00DB05E9" w14:paraId="27C7FF31" w14:textId="77777777">
                        <w:trPr>
                          <w:trHeight w:val="295"/>
                        </w:trPr>
                        <w:tc>
                          <w:tcPr>
                            <w:tcW w:w="2895" w:type="dxa"/>
                          </w:tcPr>
                          <w:p w14:paraId="1DA6EC67" w14:textId="77777777" w:rsidR="00DB05E9" w:rsidRPr="00221F65" w:rsidRDefault="00221F65">
                            <w:pPr>
                              <w:pStyle w:val="TableParagraph"/>
                              <w:rPr>
                                <w:sz w:val="20"/>
                                <w:highlight w:val="yellow"/>
                              </w:rPr>
                            </w:pPr>
                            <w:r w:rsidRPr="00221F65">
                              <w:rPr>
                                <w:color w:val="231F20"/>
                                <w:sz w:val="20"/>
                                <w:highlight w:val="yellow"/>
                              </w:rPr>
                              <w:t>Address line 2</w:t>
                            </w:r>
                          </w:p>
                        </w:tc>
                      </w:tr>
                      <w:tr w:rsidR="00DB05E9" w14:paraId="0FB8E68E" w14:textId="77777777">
                        <w:trPr>
                          <w:trHeight w:val="295"/>
                        </w:trPr>
                        <w:tc>
                          <w:tcPr>
                            <w:tcW w:w="2895" w:type="dxa"/>
                          </w:tcPr>
                          <w:p w14:paraId="3E95B120" w14:textId="77777777" w:rsidR="00DB05E9" w:rsidRPr="00221F65" w:rsidRDefault="00221F65">
                            <w:pPr>
                              <w:pStyle w:val="TableParagraph"/>
                              <w:rPr>
                                <w:sz w:val="20"/>
                                <w:highlight w:val="yellow"/>
                              </w:rPr>
                            </w:pPr>
                            <w:r w:rsidRPr="00221F65">
                              <w:rPr>
                                <w:color w:val="231F20"/>
                                <w:sz w:val="20"/>
                                <w:highlight w:val="yellow"/>
                              </w:rPr>
                              <w:t>Address line 3</w:t>
                            </w:r>
                          </w:p>
                        </w:tc>
                      </w:tr>
                      <w:tr w:rsidR="00DB05E9" w14:paraId="751A02B0" w14:textId="77777777">
                        <w:trPr>
                          <w:trHeight w:val="295"/>
                        </w:trPr>
                        <w:tc>
                          <w:tcPr>
                            <w:tcW w:w="2895" w:type="dxa"/>
                          </w:tcPr>
                          <w:p w14:paraId="43718577" w14:textId="77777777" w:rsidR="00DB05E9" w:rsidRPr="00221F65" w:rsidRDefault="00221F65">
                            <w:pPr>
                              <w:pStyle w:val="TableParagraph"/>
                              <w:rPr>
                                <w:sz w:val="20"/>
                                <w:highlight w:val="yellow"/>
                              </w:rPr>
                            </w:pPr>
                            <w:r w:rsidRPr="00221F65">
                              <w:rPr>
                                <w:color w:val="231F20"/>
                                <w:sz w:val="20"/>
                                <w:highlight w:val="yellow"/>
                              </w:rPr>
                              <w:t>Address line 4</w:t>
                            </w:r>
                          </w:p>
                        </w:tc>
                      </w:tr>
                      <w:tr w:rsidR="00DB05E9" w14:paraId="745A5F40" w14:textId="77777777">
                        <w:trPr>
                          <w:trHeight w:val="295"/>
                        </w:trPr>
                        <w:tc>
                          <w:tcPr>
                            <w:tcW w:w="2895" w:type="dxa"/>
                          </w:tcPr>
                          <w:p w14:paraId="01E61FB0" w14:textId="77777777" w:rsidR="00DB05E9" w:rsidRPr="00221F65" w:rsidRDefault="00221F65">
                            <w:pPr>
                              <w:pStyle w:val="TableParagraph"/>
                              <w:rPr>
                                <w:sz w:val="20"/>
                                <w:highlight w:val="yellow"/>
                              </w:rPr>
                            </w:pPr>
                            <w:r w:rsidRPr="00221F65">
                              <w:rPr>
                                <w:color w:val="231F20"/>
                                <w:sz w:val="20"/>
                                <w:highlight w:val="yellow"/>
                              </w:rPr>
                              <w:t>Postcode</w:t>
                            </w:r>
                          </w:p>
                        </w:tc>
                      </w:tr>
                    </w:tbl>
                    <w:p w14:paraId="4A0522EC"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43392" behindDoc="1" locked="0" layoutInCell="1" allowOverlap="1" wp14:anchorId="5EE6E799" wp14:editId="086AFB52">
                <wp:simplePos x="0" y="0"/>
                <wp:positionH relativeFrom="page">
                  <wp:posOffset>828040</wp:posOffset>
                </wp:positionH>
                <wp:positionV relativeFrom="paragraph">
                  <wp:posOffset>1546860</wp:posOffset>
                </wp:positionV>
                <wp:extent cx="1852930" cy="708025"/>
                <wp:effectExtent l="0" t="0" r="0" b="0"/>
                <wp:wrapTopAndBottom/>
                <wp:docPr id="70"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DB05E9" w14:paraId="6973228C" w14:textId="77777777">
                              <w:trPr>
                                <w:trHeight w:val="775"/>
                              </w:trPr>
                              <w:tc>
                                <w:tcPr>
                                  <w:tcW w:w="758" w:type="dxa"/>
                                </w:tcPr>
                                <w:p w14:paraId="69740BC3" w14:textId="77777777" w:rsidR="00DB05E9" w:rsidRDefault="00221F65">
                                  <w:pPr>
                                    <w:pStyle w:val="TableParagraph"/>
                                    <w:spacing w:line="240" w:lineRule="auto"/>
                                    <w:rPr>
                                      <w:sz w:val="20"/>
                                    </w:rPr>
                                  </w:pPr>
                                  <w:r>
                                    <w:rPr>
                                      <w:color w:val="231F20"/>
                                      <w:sz w:val="20"/>
                                    </w:rPr>
                                    <w:t>Signed:</w:t>
                                  </w:r>
                                </w:p>
                              </w:tc>
                              <w:tc>
                                <w:tcPr>
                                  <w:tcW w:w="2138" w:type="dxa"/>
                                </w:tcPr>
                                <w:p w14:paraId="23F42D1B" w14:textId="77777777" w:rsidR="00DB05E9" w:rsidRDefault="00DB05E9">
                                  <w:pPr>
                                    <w:pStyle w:val="TableParagraph"/>
                                    <w:spacing w:before="0" w:line="240" w:lineRule="auto"/>
                                    <w:ind w:left="0"/>
                                    <w:rPr>
                                      <w:rFonts w:ascii="Times New Roman"/>
                                      <w:sz w:val="18"/>
                                    </w:rPr>
                                  </w:pPr>
                                </w:p>
                              </w:tc>
                            </w:tr>
                            <w:tr w:rsidR="00DB05E9" w14:paraId="0467A8CF" w14:textId="77777777">
                              <w:trPr>
                                <w:trHeight w:val="295"/>
                              </w:trPr>
                              <w:tc>
                                <w:tcPr>
                                  <w:tcW w:w="758" w:type="dxa"/>
                                </w:tcPr>
                                <w:p w14:paraId="0101487A" w14:textId="77777777" w:rsidR="00DB05E9" w:rsidRDefault="00221F65">
                                  <w:pPr>
                                    <w:pStyle w:val="TableParagraph"/>
                                    <w:rPr>
                                      <w:sz w:val="20"/>
                                    </w:rPr>
                                  </w:pPr>
                                  <w:r>
                                    <w:rPr>
                                      <w:color w:val="231F20"/>
                                      <w:sz w:val="20"/>
                                    </w:rPr>
                                    <w:t>Date:</w:t>
                                  </w:r>
                                </w:p>
                              </w:tc>
                              <w:tc>
                                <w:tcPr>
                                  <w:tcW w:w="2138" w:type="dxa"/>
                                </w:tcPr>
                                <w:p w14:paraId="29462E36" w14:textId="77777777" w:rsidR="00DB05E9" w:rsidRDefault="00DB05E9">
                                  <w:pPr>
                                    <w:pStyle w:val="TableParagraph"/>
                                    <w:spacing w:before="0" w:line="240" w:lineRule="auto"/>
                                    <w:ind w:left="0"/>
                                    <w:rPr>
                                      <w:rFonts w:ascii="Times New Roman"/>
                                      <w:sz w:val="18"/>
                                    </w:rPr>
                                  </w:pPr>
                                </w:p>
                              </w:tc>
                            </w:tr>
                          </w:tbl>
                          <w:p w14:paraId="17C3CE5A"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E6E799" id="Text Box 64" o:spid="_x0000_s1029" type="#_x0000_t202" style="position:absolute;margin-left:65.2pt;margin-top:121.8pt;width:145.9pt;height:55.75pt;z-index:-251673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DB05E9" w14:paraId="6973228C" w14:textId="77777777">
                        <w:trPr>
                          <w:trHeight w:val="775"/>
                        </w:trPr>
                        <w:tc>
                          <w:tcPr>
                            <w:tcW w:w="758" w:type="dxa"/>
                          </w:tcPr>
                          <w:p w14:paraId="69740BC3" w14:textId="77777777" w:rsidR="00DB05E9" w:rsidRDefault="00221F65">
                            <w:pPr>
                              <w:pStyle w:val="TableParagraph"/>
                              <w:spacing w:line="240" w:lineRule="auto"/>
                              <w:rPr>
                                <w:sz w:val="20"/>
                              </w:rPr>
                            </w:pPr>
                            <w:r>
                              <w:rPr>
                                <w:color w:val="231F20"/>
                                <w:sz w:val="20"/>
                              </w:rPr>
                              <w:t>Signed:</w:t>
                            </w:r>
                          </w:p>
                        </w:tc>
                        <w:tc>
                          <w:tcPr>
                            <w:tcW w:w="2138" w:type="dxa"/>
                          </w:tcPr>
                          <w:p w14:paraId="23F42D1B" w14:textId="77777777" w:rsidR="00DB05E9" w:rsidRDefault="00DB05E9">
                            <w:pPr>
                              <w:pStyle w:val="TableParagraph"/>
                              <w:spacing w:before="0" w:line="240" w:lineRule="auto"/>
                              <w:ind w:left="0"/>
                              <w:rPr>
                                <w:rFonts w:ascii="Times New Roman"/>
                                <w:sz w:val="18"/>
                              </w:rPr>
                            </w:pPr>
                          </w:p>
                        </w:tc>
                      </w:tr>
                      <w:tr w:rsidR="00DB05E9" w14:paraId="0467A8CF" w14:textId="77777777">
                        <w:trPr>
                          <w:trHeight w:val="295"/>
                        </w:trPr>
                        <w:tc>
                          <w:tcPr>
                            <w:tcW w:w="758" w:type="dxa"/>
                          </w:tcPr>
                          <w:p w14:paraId="0101487A" w14:textId="77777777" w:rsidR="00DB05E9" w:rsidRDefault="00221F65">
                            <w:pPr>
                              <w:pStyle w:val="TableParagraph"/>
                              <w:rPr>
                                <w:sz w:val="20"/>
                              </w:rPr>
                            </w:pPr>
                            <w:r>
                              <w:rPr>
                                <w:color w:val="231F20"/>
                                <w:sz w:val="20"/>
                              </w:rPr>
                              <w:t>Date:</w:t>
                            </w:r>
                          </w:p>
                        </w:tc>
                        <w:tc>
                          <w:tcPr>
                            <w:tcW w:w="2138" w:type="dxa"/>
                          </w:tcPr>
                          <w:p w14:paraId="29462E36" w14:textId="77777777" w:rsidR="00DB05E9" w:rsidRDefault="00DB05E9">
                            <w:pPr>
                              <w:pStyle w:val="TableParagraph"/>
                              <w:spacing w:before="0" w:line="240" w:lineRule="auto"/>
                              <w:ind w:left="0"/>
                              <w:rPr>
                                <w:rFonts w:ascii="Times New Roman"/>
                                <w:sz w:val="18"/>
                              </w:rPr>
                            </w:pPr>
                          </w:p>
                        </w:tc>
                      </w:tr>
                    </w:tbl>
                    <w:p w14:paraId="17C3CE5A"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44416" behindDoc="1" locked="0" layoutInCell="1" allowOverlap="1" wp14:anchorId="5B4FD184" wp14:editId="658E6AE1">
                <wp:simplePos x="0" y="0"/>
                <wp:positionH relativeFrom="page">
                  <wp:posOffset>2856230</wp:posOffset>
                </wp:positionH>
                <wp:positionV relativeFrom="paragraph">
                  <wp:posOffset>1546860</wp:posOffset>
                </wp:positionV>
                <wp:extent cx="1852930" cy="708025"/>
                <wp:effectExtent l="0" t="0" r="0" b="0"/>
                <wp:wrapTopAndBottom/>
                <wp:docPr id="69"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DB05E9" w14:paraId="27724FD8" w14:textId="77777777">
                              <w:trPr>
                                <w:trHeight w:val="775"/>
                              </w:trPr>
                              <w:tc>
                                <w:tcPr>
                                  <w:tcW w:w="758" w:type="dxa"/>
                                </w:tcPr>
                                <w:p w14:paraId="430C0AC1" w14:textId="77777777" w:rsidR="00DB05E9" w:rsidRDefault="00221F65">
                                  <w:pPr>
                                    <w:pStyle w:val="TableParagraph"/>
                                    <w:spacing w:line="240" w:lineRule="auto"/>
                                    <w:rPr>
                                      <w:sz w:val="20"/>
                                    </w:rPr>
                                  </w:pPr>
                                  <w:r>
                                    <w:rPr>
                                      <w:color w:val="231F20"/>
                                      <w:sz w:val="20"/>
                                    </w:rPr>
                                    <w:t>Signed:</w:t>
                                  </w:r>
                                </w:p>
                              </w:tc>
                              <w:tc>
                                <w:tcPr>
                                  <w:tcW w:w="2138" w:type="dxa"/>
                                </w:tcPr>
                                <w:p w14:paraId="400553F2" w14:textId="77777777" w:rsidR="00DB05E9" w:rsidRDefault="00DB05E9">
                                  <w:pPr>
                                    <w:pStyle w:val="TableParagraph"/>
                                    <w:spacing w:before="0" w:line="240" w:lineRule="auto"/>
                                    <w:ind w:left="0"/>
                                    <w:rPr>
                                      <w:rFonts w:ascii="Times New Roman"/>
                                      <w:sz w:val="18"/>
                                    </w:rPr>
                                  </w:pPr>
                                </w:p>
                              </w:tc>
                            </w:tr>
                            <w:tr w:rsidR="00DB05E9" w14:paraId="0050B962" w14:textId="77777777">
                              <w:trPr>
                                <w:trHeight w:val="295"/>
                              </w:trPr>
                              <w:tc>
                                <w:tcPr>
                                  <w:tcW w:w="758" w:type="dxa"/>
                                </w:tcPr>
                                <w:p w14:paraId="676DDEA5" w14:textId="77777777" w:rsidR="00DB05E9" w:rsidRDefault="00221F65">
                                  <w:pPr>
                                    <w:pStyle w:val="TableParagraph"/>
                                    <w:rPr>
                                      <w:sz w:val="20"/>
                                    </w:rPr>
                                  </w:pPr>
                                  <w:r>
                                    <w:rPr>
                                      <w:color w:val="231F20"/>
                                      <w:sz w:val="20"/>
                                    </w:rPr>
                                    <w:t>Date:</w:t>
                                  </w:r>
                                </w:p>
                              </w:tc>
                              <w:tc>
                                <w:tcPr>
                                  <w:tcW w:w="2138" w:type="dxa"/>
                                </w:tcPr>
                                <w:p w14:paraId="7D033D39" w14:textId="77777777" w:rsidR="00DB05E9" w:rsidRDefault="00DB05E9">
                                  <w:pPr>
                                    <w:pStyle w:val="TableParagraph"/>
                                    <w:spacing w:before="0" w:line="240" w:lineRule="auto"/>
                                    <w:ind w:left="0"/>
                                    <w:rPr>
                                      <w:rFonts w:ascii="Times New Roman"/>
                                      <w:sz w:val="18"/>
                                    </w:rPr>
                                  </w:pPr>
                                </w:p>
                              </w:tc>
                            </w:tr>
                          </w:tbl>
                          <w:p w14:paraId="33E499E0"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4FD184" id="Text Box 63" o:spid="_x0000_s1030" type="#_x0000_t202" style="position:absolute;margin-left:224.9pt;margin-top:121.8pt;width:145.9pt;height:55.75pt;z-index:-251672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DB05E9" w14:paraId="27724FD8" w14:textId="77777777">
                        <w:trPr>
                          <w:trHeight w:val="775"/>
                        </w:trPr>
                        <w:tc>
                          <w:tcPr>
                            <w:tcW w:w="758" w:type="dxa"/>
                          </w:tcPr>
                          <w:p w14:paraId="430C0AC1" w14:textId="77777777" w:rsidR="00DB05E9" w:rsidRDefault="00221F65">
                            <w:pPr>
                              <w:pStyle w:val="TableParagraph"/>
                              <w:spacing w:line="240" w:lineRule="auto"/>
                              <w:rPr>
                                <w:sz w:val="20"/>
                              </w:rPr>
                            </w:pPr>
                            <w:r>
                              <w:rPr>
                                <w:color w:val="231F20"/>
                                <w:sz w:val="20"/>
                              </w:rPr>
                              <w:t>Signed:</w:t>
                            </w:r>
                          </w:p>
                        </w:tc>
                        <w:tc>
                          <w:tcPr>
                            <w:tcW w:w="2138" w:type="dxa"/>
                          </w:tcPr>
                          <w:p w14:paraId="400553F2" w14:textId="77777777" w:rsidR="00DB05E9" w:rsidRDefault="00DB05E9">
                            <w:pPr>
                              <w:pStyle w:val="TableParagraph"/>
                              <w:spacing w:before="0" w:line="240" w:lineRule="auto"/>
                              <w:ind w:left="0"/>
                              <w:rPr>
                                <w:rFonts w:ascii="Times New Roman"/>
                                <w:sz w:val="18"/>
                              </w:rPr>
                            </w:pPr>
                          </w:p>
                        </w:tc>
                      </w:tr>
                      <w:tr w:rsidR="00DB05E9" w14:paraId="0050B962" w14:textId="77777777">
                        <w:trPr>
                          <w:trHeight w:val="295"/>
                        </w:trPr>
                        <w:tc>
                          <w:tcPr>
                            <w:tcW w:w="758" w:type="dxa"/>
                          </w:tcPr>
                          <w:p w14:paraId="676DDEA5" w14:textId="77777777" w:rsidR="00DB05E9" w:rsidRDefault="00221F65">
                            <w:pPr>
                              <w:pStyle w:val="TableParagraph"/>
                              <w:rPr>
                                <w:sz w:val="20"/>
                              </w:rPr>
                            </w:pPr>
                            <w:r>
                              <w:rPr>
                                <w:color w:val="231F20"/>
                                <w:sz w:val="20"/>
                              </w:rPr>
                              <w:t>Date:</w:t>
                            </w:r>
                          </w:p>
                        </w:tc>
                        <w:tc>
                          <w:tcPr>
                            <w:tcW w:w="2138" w:type="dxa"/>
                          </w:tcPr>
                          <w:p w14:paraId="7D033D39" w14:textId="77777777" w:rsidR="00DB05E9" w:rsidRDefault="00DB05E9">
                            <w:pPr>
                              <w:pStyle w:val="TableParagraph"/>
                              <w:spacing w:before="0" w:line="240" w:lineRule="auto"/>
                              <w:ind w:left="0"/>
                              <w:rPr>
                                <w:rFonts w:ascii="Times New Roman"/>
                                <w:sz w:val="18"/>
                              </w:rPr>
                            </w:pPr>
                          </w:p>
                        </w:tc>
                      </w:tr>
                    </w:tbl>
                    <w:p w14:paraId="33E499E0"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45440" behindDoc="1" locked="0" layoutInCell="1" allowOverlap="1" wp14:anchorId="2025953D" wp14:editId="760333F5">
                <wp:simplePos x="0" y="0"/>
                <wp:positionH relativeFrom="page">
                  <wp:posOffset>4883785</wp:posOffset>
                </wp:positionH>
                <wp:positionV relativeFrom="paragraph">
                  <wp:posOffset>1546860</wp:posOffset>
                </wp:positionV>
                <wp:extent cx="1852930" cy="708025"/>
                <wp:effectExtent l="0" t="0" r="0" b="0"/>
                <wp:wrapTopAndBottom/>
                <wp:docPr id="68"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DB05E9" w14:paraId="37881EE4" w14:textId="77777777">
                              <w:trPr>
                                <w:trHeight w:val="775"/>
                              </w:trPr>
                              <w:tc>
                                <w:tcPr>
                                  <w:tcW w:w="758" w:type="dxa"/>
                                </w:tcPr>
                                <w:p w14:paraId="0A1CB458" w14:textId="77777777" w:rsidR="00DB05E9" w:rsidRDefault="00221F65">
                                  <w:pPr>
                                    <w:pStyle w:val="TableParagraph"/>
                                    <w:spacing w:line="240" w:lineRule="auto"/>
                                    <w:rPr>
                                      <w:sz w:val="20"/>
                                    </w:rPr>
                                  </w:pPr>
                                  <w:r>
                                    <w:rPr>
                                      <w:color w:val="231F20"/>
                                      <w:sz w:val="20"/>
                                    </w:rPr>
                                    <w:t>Signed:</w:t>
                                  </w:r>
                                </w:p>
                              </w:tc>
                              <w:tc>
                                <w:tcPr>
                                  <w:tcW w:w="2138" w:type="dxa"/>
                                </w:tcPr>
                                <w:p w14:paraId="0A3F4008" w14:textId="77777777" w:rsidR="00DB05E9" w:rsidRDefault="00DB05E9">
                                  <w:pPr>
                                    <w:pStyle w:val="TableParagraph"/>
                                    <w:spacing w:before="0" w:line="240" w:lineRule="auto"/>
                                    <w:ind w:left="0"/>
                                    <w:rPr>
                                      <w:rFonts w:ascii="Times New Roman"/>
                                      <w:sz w:val="18"/>
                                    </w:rPr>
                                  </w:pPr>
                                </w:p>
                              </w:tc>
                            </w:tr>
                            <w:tr w:rsidR="00DB05E9" w14:paraId="3AC93750" w14:textId="77777777">
                              <w:trPr>
                                <w:trHeight w:val="295"/>
                              </w:trPr>
                              <w:tc>
                                <w:tcPr>
                                  <w:tcW w:w="758" w:type="dxa"/>
                                </w:tcPr>
                                <w:p w14:paraId="7C15DC34" w14:textId="77777777" w:rsidR="00DB05E9" w:rsidRDefault="00221F65">
                                  <w:pPr>
                                    <w:pStyle w:val="TableParagraph"/>
                                    <w:rPr>
                                      <w:sz w:val="20"/>
                                    </w:rPr>
                                  </w:pPr>
                                  <w:r>
                                    <w:rPr>
                                      <w:color w:val="231F20"/>
                                      <w:sz w:val="20"/>
                                    </w:rPr>
                                    <w:t>Date:</w:t>
                                  </w:r>
                                </w:p>
                              </w:tc>
                              <w:tc>
                                <w:tcPr>
                                  <w:tcW w:w="2138" w:type="dxa"/>
                                </w:tcPr>
                                <w:p w14:paraId="6DADACC0" w14:textId="77777777" w:rsidR="00DB05E9" w:rsidRDefault="00DB05E9">
                                  <w:pPr>
                                    <w:pStyle w:val="TableParagraph"/>
                                    <w:spacing w:before="0" w:line="240" w:lineRule="auto"/>
                                    <w:ind w:left="0"/>
                                    <w:rPr>
                                      <w:rFonts w:ascii="Times New Roman"/>
                                      <w:sz w:val="18"/>
                                    </w:rPr>
                                  </w:pPr>
                                </w:p>
                              </w:tc>
                            </w:tr>
                          </w:tbl>
                          <w:p w14:paraId="545BD1C0"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25953D" id="Text Box 62" o:spid="_x0000_s1031" type="#_x0000_t202" style="position:absolute;margin-left:384.55pt;margin-top:121.8pt;width:145.9pt;height:55.75pt;z-index:-251671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DB05E9" w14:paraId="37881EE4" w14:textId="77777777">
                        <w:trPr>
                          <w:trHeight w:val="775"/>
                        </w:trPr>
                        <w:tc>
                          <w:tcPr>
                            <w:tcW w:w="758" w:type="dxa"/>
                          </w:tcPr>
                          <w:p w14:paraId="0A1CB458" w14:textId="77777777" w:rsidR="00DB05E9" w:rsidRDefault="00221F65">
                            <w:pPr>
                              <w:pStyle w:val="TableParagraph"/>
                              <w:spacing w:line="240" w:lineRule="auto"/>
                              <w:rPr>
                                <w:sz w:val="20"/>
                              </w:rPr>
                            </w:pPr>
                            <w:r>
                              <w:rPr>
                                <w:color w:val="231F20"/>
                                <w:sz w:val="20"/>
                              </w:rPr>
                              <w:t>Signed:</w:t>
                            </w:r>
                          </w:p>
                        </w:tc>
                        <w:tc>
                          <w:tcPr>
                            <w:tcW w:w="2138" w:type="dxa"/>
                          </w:tcPr>
                          <w:p w14:paraId="0A3F4008" w14:textId="77777777" w:rsidR="00DB05E9" w:rsidRDefault="00DB05E9">
                            <w:pPr>
                              <w:pStyle w:val="TableParagraph"/>
                              <w:spacing w:before="0" w:line="240" w:lineRule="auto"/>
                              <w:ind w:left="0"/>
                              <w:rPr>
                                <w:rFonts w:ascii="Times New Roman"/>
                                <w:sz w:val="18"/>
                              </w:rPr>
                            </w:pPr>
                          </w:p>
                        </w:tc>
                      </w:tr>
                      <w:tr w:rsidR="00DB05E9" w14:paraId="3AC93750" w14:textId="77777777">
                        <w:trPr>
                          <w:trHeight w:val="295"/>
                        </w:trPr>
                        <w:tc>
                          <w:tcPr>
                            <w:tcW w:w="758" w:type="dxa"/>
                          </w:tcPr>
                          <w:p w14:paraId="7C15DC34" w14:textId="77777777" w:rsidR="00DB05E9" w:rsidRDefault="00221F65">
                            <w:pPr>
                              <w:pStyle w:val="TableParagraph"/>
                              <w:rPr>
                                <w:sz w:val="20"/>
                              </w:rPr>
                            </w:pPr>
                            <w:r>
                              <w:rPr>
                                <w:color w:val="231F20"/>
                                <w:sz w:val="20"/>
                              </w:rPr>
                              <w:t>Date:</w:t>
                            </w:r>
                          </w:p>
                        </w:tc>
                        <w:tc>
                          <w:tcPr>
                            <w:tcW w:w="2138" w:type="dxa"/>
                          </w:tcPr>
                          <w:p w14:paraId="6DADACC0" w14:textId="77777777" w:rsidR="00DB05E9" w:rsidRDefault="00DB05E9">
                            <w:pPr>
                              <w:pStyle w:val="TableParagraph"/>
                              <w:spacing w:before="0" w:line="240" w:lineRule="auto"/>
                              <w:ind w:left="0"/>
                              <w:rPr>
                                <w:rFonts w:ascii="Times New Roman"/>
                                <w:sz w:val="18"/>
                              </w:rPr>
                            </w:pPr>
                          </w:p>
                        </w:tc>
                      </w:tr>
                    </w:tbl>
                    <w:p w14:paraId="545BD1C0" w14:textId="77777777" w:rsidR="00DB05E9" w:rsidRDefault="00DB05E9">
                      <w:pPr>
                        <w:pStyle w:val="BodyText"/>
                      </w:pPr>
                    </w:p>
                  </w:txbxContent>
                </v:textbox>
                <w10:wrap type="topAndBottom" anchorx="page"/>
              </v:shape>
            </w:pict>
          </mc:Fallback>
        </mc:AlternateContent>
      </w:r>
    </w:p>
    <w:p w14:paraId="79BFAB99" w14:textId="77777777" w:rsidR="00DB05E9" w:rsidRDefault="00DB05E9" w:rsidP="00841F01">
      <w:pPr>
        <w:pStyle w:val="BodyText"/>
        <w:spacing w:before="8"/>
        <w:rPr>
          <w:b/>
          <w:sz w:val="13"/>
        </w:rPr>
      </w:pPr>
    </w:p>
    <w:p w14:paraId="4926F4CF" w14:textId="77777777" w:rsidR="00DB05E9" w:rsidRDefault="00DB05E9" w:rsidP="00841F01">
      <w:pPr>
        <w:pStyle w:val="BodyText"/>
        <w:rPr>
          <w:b/>
        </w:rPr>
      </w:pPr>
    </w:p>
    <w:p w14:paraId="768A7626" w14:textId="77777777" w:rsidR="00DB05E9" w:rsidRDefault="00DB05E9" w:rsidP="00841F01">
      <w:pPr>
        <w:pStyle w:val="BodyText"/>
        <w:rPr>
          <w:b/>
        </w:rPr>
      </w:pPr>
    </w:p>
    <w:p w14:paraId="38E37E8D" w14:textId="16D96041" w:rsidR="00DB05E9" w:rsidRDefault="00663A2D" w:rsidP="00841F01">
      <w:pPr>
        <w:pStyle w:val="BodyText"/>
        <w:rPr>
          <w:b/>
          <w:sz w:val="12"/>
        </w:rPr>
      </w:pPr>
      <w:r>
        <w:rPr>
          <w:noProof/>
        </w:rPr>
        <mc:AlternateContent>
          <mc:Choice Requires="wps">
            <w:drawing>
              <wp:anchor distT="0" distB="0" distL="0" distR="0" simplePos="0" relativeHeight="251646464" behindDoc="1" locked="0" layoutInCell="1" allowOverlap="1" wp14:anchorId="5CDB084B" wp14:editId="67DFFC27">
                <wp:simplePos x="0" y="0"/>
                <wp:positionH relativeFrom="page">
                  <wp:posOffset>828040</wp:posOffset>
                </wp:positionH>
                <wp:positionV relativeFrom="paragraph">
                  <wp:posOffset>118110</wp:posOffset>
                </wp:positionV>
                <wp:extent cx="1852930" cy="1190625"/>
                <wp:effectExtent l="0" t="0" r="0" b="0"/>
                <wp:wrapTopAndBottom/>
                <wp:docPr id="6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DB05E9" w14:paraId="06C12CB6" w14:textId="77777777">
                              <w:trPr>
                                <w:trHeight w:val="295"/>
                              </w:trPr>
                              <w:tc>
                                <w:tcPr>
                                  <w:tcW w:w="2895" w:type="dxa"/>
                                </w:tcPr>
                                <w:p w14:paraId="1DB01277" w14:textId="77777777" w:rsidR="00DB05E9" w:rsidRPr="00221F65" w:rsidRDefault="00221F65">
                                  <w:pPr>
                                    <w:pStyle w:val="TableParagraph"/>
                                    <w:rPr>
                                      <w:sz w:val="20"/>
                                      <w:highlight w:val="yellow"/>
                                    </w:rPr>
                                  </w:pPr>
                                  <w:r w:rsidRPr="00221F65">
                                    <w:rPr>
                                      <w:color w:val="231F20"/>
                                      <w:sz w:val="20"/>
                                      <w:highlight w:val="yellow"/>
                                    </w:rPr>
                                    <w:t>Full name</w:t>
                                  </w:r>
                                </w:p>
                              </w:tc>
                            </w:tr>
                            <w:tr w:rsidR="00DB05E9" w14:paraId="25B8660D" w14:textId="77777777">
                              <w:trPr>
                                <w:trHeight w:val="295"/>
                              </w:trPr>
                              <w:tc>
                                <w:tcPr>
                                  <w:tcW w:w="2895" w:type="dxa"/>
                                </w:tcPr>
                                <w:p w14:paraId="3BDCEE8D" w14:textId="77777777" w:rsidR="00DB05E9" w:rsidRPr="00221F65" w:rsidRDefault="00221F65">
                                  <w:pPr>
                                    <w:pStyle w:val="TableParagraph"/>
                                    <w:rPr>
                                      <w:sz w:val="20"/>
                                      <w:highlight w:val="yellow"/>
                                    </w:rPr>
                                  </w:pPr>
                                  <w:r w:rsidRPr="00221F65">
                                    <w:rPr>
                                      <w:color w:val="231F20"/>
                                      <w:sz w:val="20"/>
                                      <w:highlight w:val="yellow"/>
                                    </w:rPr>
                                    <w:t>Address line 1</w:t>
                                  </w:r>
                                </w:p>
                              </w:tc>
                            </w:tr>
                            <w:tr w:rsidR="00DB05E9" w14:paraId="779F5481" w14:textId="77777777">
                              <w:trPr>
                                <w:trHeight w:val="295"/>
                              </w:trPr>
                              <w:tc>
                                <w:tcPr>
                                  <w:tcW w:w="2895" w:type="dxa"/>
                                </w:tcPr>
                                <w:p w14:paraId="2E2FB77F" w14:textId="77777777" w:rsidR="00DB05E9" w:rsidRPr="00221F65" w:rsidRDefault="00221F65">
                                  <w:pPr>
                                    <w:pStyle w:val="TableParagraph"/>
                                    <w:rPr>
                                      <w:sz w:val="20"/>
                                      <w:highlight w:val="yellow"/>
                                    </w:rPr>
                                  </w:pPr>
                                  <w:r w:rsidRPr="00221F65">
                                    <w:rPr>
                                      <w:color w:val="231F20"/>
                                      <w:sz w:val="20"/>
                                      <w:highlight w:val="yellow"/>
                                    </w:rPr>
                                    <w:t>Address line 2</w:t>
                                  </w:r>
                                </w:p>
                              </w:tc>
                            </w:tr>
                            <w:tr w:rsidR="00DB05E9" w14:paraId="7D0A6197" w14:textId="77777777">
                              <w:trPr>
                                <w:trHeight w:val="295"/>
                              </w:trPr>
                              <w:tc>
                                <w:tcPr>
                                  <w:tcW w:w="2895" w:type="dxa"/>
                                </w:tcPr>
                                <w:p w14:paraId="3679E31B" w14:textId="77777777" w:rsidR="00DB05E9" w:rsidRPr="00221F65" w:rsidRDefault="00221F65">
                                  <w:pPr>
                                    <w:pStyle w:val="TableParagraph"/>
                                    <w:rPr>
                                      <w:sz w:val="20"/>
                                      <w:highlight w:val="yellow"/>
                                    </w:rPr>
                                  </w:pPr>
                                  <w:r w:rsidRPr="00221F65">
                                    <w:rPr>
                                      <w:color w:val="231F20"/>
                                      <w:sz w:val="20"/>
                                      <w:highlight w:val="yellow"/>
                                    </w:rPr>
                                    <w:t>Address line 3</w:t>
                                  </w:r>
                                </w:p>
                              </w:tc>
                            </w:tr>
                            <w:tr w:rsidR="00DB05E9" w14:paraId="755F25FE" w14:textId="77777777">
                              <w:trPr>
                                <w:trHeight w:val="295"/>
                              </w:trPr>
                              <w:tc>
                                <w:tcPr>
                                  <w:tcW w:w="2895" w:type="dxa"/>
                                </w:tcPr>
                                <w:p w14:paraId="124ED572" w14:textId="77777777" w:rsidR="00DB05E9" w:rsidRPr="00221F65" w:rsidRDefault="00221F65">
                                  <w:pPr>
                                    <w:pStyle w:val="TableParagraph"/>
                                    <w:rPr>
                                      <w:sz w:val="20"/>
                                      <w:highlight w:val="yellow"/>
                                    </w:rPr>
                                  </w:pPr>
                                  <w:r w:rsidRPr="00221F65">
                                    <w:rPr>
                                      <w:color w:val="231F20"/>
                                      <w:sz w:val="20"/>
                                      <w:highlight w:val="yellow"/>
                                    </w:rPr>
                                    <w:t>Address line 4</w:t>
                                  </w:r>
                                </w:p>
                              </w:tc>
                            </w:tr>
                            <w:tr w:rsidR="00DB05E9" w14:paraId="0E4842BA" w14:textId="77777777">
                              <w:trPr>
                                <w:trHeight w:val="295"/>
                              </w:trPr>
                              <w:tc>
                                <w:tcPr>
                                  <w:tcW w:w="2895" w:type="dxa"/>
                                </w:tcPr>
                                <w:p w14:paraId="5E416839" w14:textId="77777777" w:rsidR="00DB05E9" w:rsidRPr="00221F65" w:rsidRDefault="00221F65">
                                  <w:pPr>
                                    <w:pStyle w:val="TableParagraph"/>
                                    <w:rPr>
                                      <w:sz w:val="20"/>
                                      <w:highlight w:val="yellow"/>
                                    </w:rPr>
                                  </w:pPr>
                                  <w:r w:rsidRPr="00221F65">
                                    <w:rPr>
                                      <w:color w:val="231F20"/>
                                      <w:sz w:val="20"/>
                                      <w:highlight w:val="yellow"/>
                                    </w:rPr>
                                    <w:t>Postcode</w:t>
                                  </w:r>
                                </w:p>
                              </w:tc>
                            </w:tr>
                          </w:tbl>
                          <w:p w14:paraId="0534A241"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DB084B" id="Text Box 61" o:spid="_x0000_s1032" type="#_x0000_t202" style="position:absolute;margin-left:65.2pt;margin-top:9.3pt;width:145.9pt;height:93.75pt;z-index:-251670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DB05E9" w14:paraId="06C12CB6" w14:textId="77777777">
                        <w:trPr>
                          <w:trHeight w:val="295"/>
                        </w:trPr>
                        <w:tc>
                          <w:tcPr>
                            <w:tcW w:w="2895" w:type="dxa"/>
                          </w:tcPr>
                          <w:p w14:paraId="1DB01277" w14:textId="77777777" w:rsidR="00DB05E9" w:rsidRPr="00221F65" w:rsidRDefault="00221F65">
                            <w:pPr>
                              <w:pStyle w:val="TableParagraph"/>
                              <w:rPr>
                                <w:sz w:val="20"/>
                                <w:highlight w:val="yellow"/>
                              </w:rPr>
                            </w:pPr>
                            <w:r w:rsidRPr="00221F65">
                              <w:rPr>
                                <w:color w:val="231F20"/>
                                <w:sz w:val="20"/>
                                <w:highlight w:val="yellow"/>
                              </w:rPr>
                              <w:t>Full name</w:t>
                            </w:r>
                          </w:p>
                        </w:tc>
                      </w:tr>
                      <w:tr w:rsidR="00DB05E9" w14:paraId="25B8660D" w14:textId="77777777">
                        <w:trPr>
                          <w:trHeight w:val="295"/>
                        </w:trPr>
                        <w:tc>
                          <w:tcPr>
                            <w:tcW w:w="2895" w:type="dxa"/>
                          </w:tcPr>
                          <w:p w14:paraId="3BDCEE8D" w14:textId="77777777" w:rsidR="00DB05E9" w:rsidRPr="00221F65" w:rsidRDefault="00221F65">
                            <w:pPr>
                              <w:pStyle w:val="TableParagraph"/>
                              <w:rPr>
                                <w:sz w:val="20"/>
                                <w:highlight w:val="yellow"/>
                              </w:rPr>
                            </w:pPr>
                            <w:r w:rsidRPr="00221F65">
                              <w:rPr>
                                <w:color w:val="231F20"/>
                                <w:sz w:val="20"/>
                                <w:highlight w:val="yellow"/>
                              </w:rPr>
                              <w:t>Address line 1</w:t>
                            </w:r>
                          </w:p>
                        </w:tc>
                      </w:tr>
                      <w:tr w:rsidR="00DB05E9" w14:paraId="779F5481" w14:textId="77777777">
                        <w:trPr>
                          <w:trHeight w:val="295"/>
                        </w:trPr>
                        <w:tc>
                          <w:tcPr>
                            <w:tcW w:w="2895" w:type="dxa"/>
                          </w:tcPr>
                          <w:p w14:paraId="2E2FB77F" w14:textId="77777777" w:rsidR="00DB05E9" w:rsidRPr="00221F65" w:rsidRDefault="00221F65">
                            <w:pPr>
                              <w:pStyle w:val="TableParagraph"/>
                              <w:rPr>
                                <w:sz w:val="20"/>
                                <w:highlight w:val="yellow"/>
                              </w:rPr>
                            </w:pPr>
                            <w:r w:rsidRPr="00221F65">
                              <w:rPr>
                                <w:color w:val="231F20"/>
                                <w:sz w:val="20"/>
                                <w:highlight w:val="yellow"/>
                              </w:rPr>
                              <w:t>Address line 2</w:t>
                            </w:r>
                          </w:p>
                        </w:tc>
                      </w:tr>
                      <w:tr w:rsidR="00DB05E9" w14:paraId="7D0A6197" w14:textId="77777777">
                        <w:trPr>
                          <w:trHeight w:val="295"/>
                        </w:trPr>
                        <w:tc>
                          <w:tcPr>
                            <w:tcW w:w="2895" w:type="dxa"/>
                          </w:tcPr>
                          <w:p w14:paraId="3679E31B" w14:textId="77777777" w:rsidR="00DB05E9" w:rsidRPr="00221F65" w:rsidRDefault="00221F65">
                            <w:pPr>
                              <w:pStyle w:val="TableParagraph"/>
                              <w:rPr>
                                <w:sz w:val="20"/>
                                <w:highlight w:val="yellow"/>
                              </w:rPr>
                            </w:pPr>
                            <w:r w:rsidRPr="00221F65">
                              <w:rPr>
                                <w:color w:val="231F20"/>
                                <w:sz w:val="20"/>
                                <w:highlight w:val="yellow"/>
                              </w:rPr>
                              <w:t>Address line 3</w:t>
                            </w:r>
                          </w:p>
                        </w:tc>
                      </w:tr>
                      <w:tr w:rsidR="00DB05E9" w14:paraId="755F25FE" w14:textId="77777777">
                        <w:trPr>
                          <w:trHeight w:val="295"/>
                        </w:trPr>
                        <w:tc>
                          <w:tcPr>
                            <w:tcW w:w="2895" w:type="dxa"/>
                          </w:tcPr>
                          <w:p w14:paraId="124ED572" w14:textId="77777777" w:rsidR="00DB05E9" w:rsidRPr="00221F65" w:rsidRDefault="00221F65">
                            <w:pPr>
                              <w:pStyle w:val="TableParagraph"/>
                              <w:rPr>
                                <w:sz w:val="20"/>
                                <w:highlight w:val="yellow"/>
                              </w:rPr>
                            </w:pPr>
                            <w:r w:rsidRPr="00221F65">
                              <w:rPr>
                                <w:color w:val="231F20"/>
                                <w:sz w:val="20"/>
                                <w:highlight w:val="yellow"/>
                              </w:rPr>
                              <w:t>Address line 4</w:t>
                            </w:r>
                          </w:p>
                        </w:tc>
                      </w:tr>
                      <w:tr w:rsidR="00DB05E9" w14:paraId="0E4842BA" w14:textId="77777777">
                        <w:trPr>
                          <w:trHeight w:val="295"/>
                        </w:trPr>
                        <w:tc>
                          <w:tcPr>
                            <w:tcW w:w="2895" w:type="dxa"/>
                          </w:tcPr>
                          <w:p w14:paraId="5E416839" w14:textId="77777777" w:rsidR="00DB05E9" w:rsidRPr="00221F65" w:rsidRDefault="00221F65">
                            <w:pPr>
                              <w:pStyle w:val="TableParagraph"/>
                              <w:rPr>
                                <w:sz w:val="20"/>
                                <w:highlight w:val="yellow"/>
                              </w:rPr>
                            </w:pPr>
                            <w:r w:rsidRPr="00221F65">
                              <w:rPr>
                                <w:color w:val="231F20"/>
                                <w:sz w:val="20"/>
                                <w:highlight w:val="yellow"/>
                              </w:rPr>
                              <w:t>Postcode</w:t>
                            </w:r>
                          </w:p>
                        </w:tc>
                      </w:tr>
                    </w:tbl>
                    <w:p w14:paraId="0534A241"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47488" behindDoc="1" locked="0" layoutInCell="1" allowOverlap="1" wp14:anchorId="59DA1BDB" wp14:editId="0BA2A921">
                <wp:simplePos x="0" y="0"/>
                <wp:positionH relativeFrom="page">
                  <wp:posOffset>2856230</wp:posOffset>
                </wp:positionH>
                <wp:positionV relativeFrom="paragraph">
                  <wp:posOffset>118110</wp:posOffset>
                </wp:positionV>
                <wp:extent cx="1852930" cy="1190625"/>
                <wp:effectExtent l="0" t="0" r="0" b="0"/>
                <wp:wrapTopAndBottom/>
                <wp:docPr id="66"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DB05E9" w14:paraId="74A60637" w14:textId="77777777">
                              <w:trPr>
                                <w:trHeight w:val="295"/>
                              </w:trPr>
                              <w:tc>
                                <w:tcPr>
                                  <w:tcW w:w="2895" w:type="dxa"/>
                                </w:tcPr>
                                <w:p w14:paraId="1804365B" w14:textId="77777777" w:rsidR="00DB05E9" w:rsidRPr="00221F65" w:rsidRDefault="00221F65">
                                  <w:pPr>
                                    <w:pStyle w:val="TableParagraph"/>
                                    <w:rPr>
                                      <w:sz w:val="20"/>
                                      <w:highlight w:val="yellow"/>
                                    </w:rPr>
                                  </w:pPr>
                                  <w:r w:rsidRPr="00221F65">
                                    <w:rPr>
                                      <w:color w:val="231F20"/>
                                      <w:sz w:val="20"/>
                                      <w:highlight w:val="yellow"/>
                                    </w:rPr>
                                    <w:t>Full name</w:t>
                                  </w:r>
                                </w:p>
                              </w:tc>
                            </w:tr>
                            <w:tr w:rsidR="00DB05E9" w14:paraId="39CB4FCA" w14:textId="77777777">
                              <w:trPr>
                                <w:trHeight w:val="295"/>
                              </w:trPr>
                              <w:tc>
                                <w:tcPr>
                                  <w:tcW w:w="2895" w:type="dxa"/>
                                </w:tcPr>
                                <w:p w14:paraId="20495EEC" w14:textId="77777777" w:rsidR="00DB05E9" w:rsidRPr="00221F65" w:rsidRDefault="00221F65">
                                  <w:pPr>
                                    <w:pStyle w:val="TableParagraph"/>
                                    <w:rPr>
                                      <w:sz w:val="20"/>
                                      <w:highlight w:val="yellow"/>
                                    </w:rPr>
                                  </w:pPr>
                                  <w:r w:rsidRPr="00221F65">
                                    <w:rPr>
                                      <w:color w:val="231F20"/>
                                      <w:sz w:val="20"/>
                                      <w:highlight w:val="yellow"/>
                                    </w:rPr>
                                    <w:t>Address line 1</w:t>
                                  </w:r>
                                </w:p>
                              </w:tc>
                            </w:tr>
                            <w:tr w:rsidR="00DB05E9" w14:paraId="47A77069" w14:textId="77777777">
                              <w:trPr>
                                <w:trHeight w:val="295"/>
                              </w:trPr>
                              <w:tc>
                                <w:tcPr>
                                  <w:tcW w:w="2895" w:type="dxa"/>
                                </w:tcPr>
                                <w:p w14:paraId="47C0B9DF" w14:textId="77777777" w:rsidR="00DB05E9" w:rsidRPr="00221F65" w:rsidRDefault="00221F65">
                                  <w:pPr>
                                    <w:pStyle w:val="TableParagraph"/>
                                    <w:rPr>
                                      <w:sz w:val="20"/>
                                      <w:highlight w:val="yellow"/>
                                    </w:rPr>
                                  </w:pPr>
                                  <w:r w:rsidRPr="00221F65">
                                    <w:rPr>
                                      <w:color w:val="231F20"/>
                                      <w:sz w:val="20"/>
                                      <w:highlight w:val="yellow"/>
                                    </w:rPr>
                                    <w:t>Address line 2</w:t>
                                  </w:r>
                                </w:p>
                              </w:tc>
                            </w:tr>
                            <w:tr w:rsidR="00DB05E9" w14:paraId="22470CD1" w14:textId="77777777">
                              <w:trPr>
                                <w:trHeight w:val="295"/>
                              </w:trPr>
                              <w:tc>
                                <w:tcPr>
                                  <w:tcW w:w="2895" w:type="dxa"/>
                                </w:tcPr>
                                <w:p w14:paraId="7D904229" w14:textId="77777777" w:rsidR="00DB05E9" w:rsidRPr="00221F65" w:rsidRDefault="00221F65">
                                  <w:pPr>
                                    <w:pStyle w:val="TableParagraph"/>
                                    <w:rPr>
                                      <w:sz w:val="20"/>
                                      <w:highlight w:val="yellow"/>
                                    </w:rPr>
                                  </w:pPr>
                                  <w:r w:rsidRPr="00221F65">
                                    <w:rPr>
                                      <w:color w:val="231F20"/>
                                      <w:sz w:val="20"/>
                                      <w:highlight w:val="yellow"/>
                                    </w:rPr>
                                    <w:t>Address line 3</w:t>
                                  </w:r>
                                </w:p>
                              </w:tc>
                            </w:tr>
                            <w:tr w:rsidR="00DB05E9" w14:paraId="572E5F0D" w14:textId="77777777">
                              <w:trPr>
                                <w:trHeight w:val="295"/>
                              </w:trPr>
                              <w:tc>
                                <w:tcPr>
                                  <w:tcW w:w="2895" w:type="dxa"/>
                                </w:tcPr>
                                <w:p w14:paraId="1AC37363" w14:textId="77777777" w:rsidR="00DB05E9" w:rsidRPr="00221F65" w:rsidRDefault="00221F65">
                                  <w:pPr>
                                    <w:pStyle w:val="TableParagraph"/>
                                    <w:rPr>
                                      <w:sz w:val="20"/>
                                      <w:highlight w:val="yellow"/>
                                    </w:rPr>
                                  </w:pPr>
                                  <w:r w:rsidRPr="00221F65">
                                    <w:rPr>
                                      <w:color w:val="231F20"/>
                                      <w:sz w:val="20"/>
                                      <w:highlight w:val="yellow"/>
                                    </w:rPr>
                                    <w:t>Address line 4</w:t>
                                  </w:r>
                                </w:p>
                              </w:tc>
                            </w:tr>
                            <w:tr w:rsidR="00DB05E9" w14:paraId="3386CB47" w14:textId="77777777">
                              <w:trPr>
                                <w:trHeight w:val="295"/>
                              </w:trPr>
                              <w:tc>
                                <w:tcPr>
                                  <w:tcW w:w="2895" w:type="dxa"/>
                                </w:tcPr>
                                <w:p w14:paraId="29015781" w14:textId="77777777" w:rsidR="00DB05E9" w:rsidRPr="00221F65" w:rsidRDefault="00221F65">
                                  <w:pPr>
                                    <w:pStyle w:val="TableParagraph"/>
                                    <w:rPr>
                                      <w:sz w:val="20"/>
                                      <w:highlight w:val="yellow"/>
                                    </w:rPr>
                                  </w:pPr>
                                  <w:r w:rsidRPr="00221F65">
                                    <w:rPr>
                                      <w:color w:val="231F20"/>
                                      <w:sz w:val="20"/>
                                      <w:highlight w:val="yellow"/>
                                    </w:rPr>
                                    <w:t>Postcode</w:t>
                                  </w:r>
                                </w:p>
                              </w:tc>
                            </w:tr>
                          </w:tbl>
                          <w:p w14:paraId="55312D58"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DA1BDB" id="Text Box 60" o:spid="_x0000_s1033" type="#_x0000_t202" style="position:absolute;margin-left:224.9pt;margin-top:9.3pt;width:145.9pt;height:93.75pt;z-index:-251668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DB05E9" w14:paraId="74A60637" w14:textId="77777777">
                        <w:trPr>
                          <w:trHeight w:val="295"/>
                        </w:trPr>
                        <w:tc>
                          <w:tcPr>
                            <w:tcW w:w="2895" w:type="dxa"/>
                          </w:tcPr>
                          <w:p w14:paraId="1804365B" w14:textId="77777777" w:rsidR="00DB05E9" w:rsidRPr="00221F65" w:rsidRDefault="00221F65">
                            <w:pPr>
                              <w:pStyle w:val="TableParagraph"/>
                              <w:rPr>
                                <w:sz w:val="20"/>
                                <w:highlight w:val="yellow"/>
                              </w:rPr>
                            </w:pPr>
                            <w:r w:rsidRPr="00221F65">
                              <w:rPr>
                                <w:color w:val="231F20"/>
                                <w:sz w:val="20"/>
                                <w:highlight w:val="yellow"/>
                              </w:rPr>
                              <w:t>Full name</w:t>
                            </w:r>
                          </w:p>
                        </w:tc>
                      </w:tr>
                      <w:tr w:rsidR="00DB05E9" w14:paraId="39CB4FCA" w14:textId="77777777">
                        <w:trPr>
                          <w:trHeight w:val="295"/>
                        </w:trPr>
                        <w:tc>
                          <w:tcPr>
                            <w:tcW w:w="2895" w:type="dxa"/>
                          </w:tcPr>
                          <w:p w14:paraId="20495EEC" w14:textId="77777777" w:rsidR="00DB05E9" w:rsidRPr="00221F65" w:rsidRDefault="00221F65">
                            <w:pPr>
                              <w:pStyle w:val="TableParagraph"/>
                              <w:rPr>
                                <w:sz w:val="20"/>
                                <w:highlight w:val="yellow"/>
                              </w:rPr>
                            </w:pPr>
                            <w:r w:rsidRPr="00221F65">
                              <w:rPr>
                                <w:color w:val="231F20"/>
                                <w:sz w:val="20"/>
                                <w:highlight w:val="yellow"/>
                              </w:rPr>
                              <w:t>Address line 1</w:t>
                            </w:r>
                          </w:p>
                        </w:tc>
                      </w:tr>
                      <w:tr w:rsidR="00DB05E9" w14:paraId="47A77069" w14:textId="77777777">
                        <w:trPr>
                          <w:trHeight w:val="295"/>
                        </w:trPr>
                        <w:tc>
                          <w:tcPr>
                            <w:tcW w:w="2895" w:type="dxa"/>
                          </w:tcPr>
                          <w:p w14:paraId="47C0B9DF" w14:textId="77777777" w:rsidR="00DB05E9" w:rsidRPr="00221F65" w:rsidRDefault="00221F65">
                            <w:pPr>
                              <w:pStyle w:val="TableParagraph"/>
                              <w:rPr>
                                <w:sz w:val="20"/>
                                <w:highlight w:val="yellow"/>
                              </w:rPr>
                            </w:pPr>
                            <w:r w:rsidRPr="00221F65">
                              <w:rPr>
                                <w:color w:val="231F20"/>
                                <w:sz w:val="20"/>
                                <w:highlight w:val="yellow"/>
                              </w:rPr>
                              <w:t>Address line 2</w:t>
                            </w:r>
                          </w:p>
                        </w:tc>
                      </w:tr>
                      <w:tr w:rsidR="00DB05E9" w14:paraId="22470CD1" w14:textId="77777777">
                        <w:trPr>
                          <w:trHeight w:val="295"/>
                        </w:trPr>
                        <w:tc>
                          <w:tcPr>
                            <w:tcW w:w="2895" w:type="dxa"/>
                          </w:tcPr>
                          <w:p w14:paraId="7D904229" w14:textId="77777777" w:rsidR="00DB05E9" w:rsidRPr="00221F65" w:rsidRDefault="00221F65">
                            <w:pPr>
                              <w:pStyle w:val="TableParagraph"/>
                              <w:rPr>
                                <w:sz w:val="20"/>
                                <w:highlight w:val="yellow"/>
                              </w:rPr>
                            </w:pPr>
                            <w:r w:rsidRPr="00221F65">
                              <w:rPr>
                                <w:color w:val="231F20"/>
                                <w:sz w:val="20"/>
                                <w:highlight w:val="yellow"/>
                              </w:rPr>
                              <w:t>Address line 3</w:t>
                            </w:r>
                          </w:p>
                        </w:tc>
                      </w:tr>
                      <w:tr w:rsidR="00DB05E9" w14:paraId="572E5F0D" w14:textId="77777777">
                        <w:trPr>
                          <w:trHeight w:val="295"/>
                        </w:trPr>
                        <w:tc>
                          <w:tcPr>
                            <w:tcW w:w="2895" w:type="dxa"/>
                          </w:tcPr>
                          <w:p w14:paraId="1AC37363" w14:textId="77777777" w:rsidR="00DB05E9" w:rsidRPr="00221F65" w:rsidRDefault="00221F65">
                            <w:pPr>
                              <w:pStyle w:val="TableParagraph"/>
                              <w:rPr>
                                <w:sz w:val="20"/>
                                <w:highlight w:val="yellow"/>
                              </w:rPr>
                            </w:pPr>
                            <w:r w:rsidRPr="00221F65">
                              <w:rPr>
                                <w:color w:val="231F20"/>
                                <w:sz w:val="20"/>
                                <w:highlight w:val="yellow"/>
                              </w:rPr>
                              <w:t>Address line 4</w:t>
                            </w:r>
                          </w:p>
                        </w:tc>
                      </w:tr>
                      <w:tr w:rsidR="00DB05E9" w14:paraId="3386CB47" w14:textId="77777777">
                        <w:trPr>
                          <w:trHeight w:val="295"/>
                        </w:trPr>
                        <w:tc>
                          <w:tcPr>
                            <w:tcW w:w="2895" w:type="dxa"/>
                          </w:tcPr>
                          <w:p w14:paraId="29015781" w14:textId="77777777" w:rsidR="00DB05E9" w:rsidRPr="00221F65" w:rsidRDefault="00221F65">
                            <w:pPr>
                              <w:pStyle w:val="TableParagraph"/>
                              <w:rPr>
                                <w:sz w:val="20"/>
                                <w:highlight w:val="yellow"/>
                              </w:rPr>
                            </w:pPr>
                            <w:r w:rsidRPr="00221F65">
                              <w:rPr>
                                <w:color w:val="231F20"/>
                                <w:sz w:val="20"/>
                                <w:highlight w:val="yellow"/>
                              </w:rPr>
                              <w:t>Postcode</w:t>
                            </w:r>
                          </w:p>
                        </w:tc>
                      </w:tr>
                    </w:tbl>
                    <w:p w14:paraId="55312D58"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48512" behindDoc="1" locked="0" layoutInCell="1" allowOverlap="1" wp14:anchorId="1F6B8F01" wp14:editId="1C34A332">
                <wp:simplePos x="0" y="0"/>
                <wp:positionH relativeFrom="page">
                  <wp:posOffset>4883785</wp:posOffset>
                </wp:positionH>
                <wp:positionV relativeFrom="paragraph">
                  <wp:posOffset>118110</wp:posOffset>
                </wp:positionV>
                <wp:extent cx="1852930" cy="1190625"/>
                <wp:effectExtent l="0" t="0" r="0" b="0"/>
                <wp:wrapTopAndBottom/>
                <wp:docPr id="65"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DB05E9" w14:paraId="68381166" w14:textId="77777777">
                              <w:trPr>
                                <w:trHeight w:val="295"/>
                              </w:trPr>
                              <w:tc>
                                <w:tcPr>
                                  <w:tcW w:w="2895" w:type="dxa"/>
                                </w:tcPr>
                                <w:p w14:paraId="1A026060" w14:textId="77777777" w:rsidR="00DB05E9" w:rsidRPr="00221F65" w:rsidRDefault="00221F65">
                                  <w:pPr>
                                    <w:pStyle w:val="TableParagraph"/>
                                    <w:rPr>
                                      <w:sz w:val="20"/>
                                      <w:highlight w:val="yellow"/>
                                    </w:rPr>
                                  </w:pPr>
                                  <w:r w:rsidRPr="00221F65">
                                    <w:rPr>
                                      <w:color w:val="231F20"/>
                                      <w:sz w:val="20"/>
                                      <w:highlight w:val="yellow"/>
                                    </w:rPr>
                                    <w:t>Full name</w:t>
                                  </w:r>
                                </w:p>
                              </w:tc>
                            </w:tr>
                            <w:tr w:rsidR="00DB05E9" w14:paraId="0B16BE12" w14:textId="77777777">
                              <w:trPr>
                                <w:trHeight w:val="295"/>
                              </w:trPr>
                              <w:tc>
                                <w:tcPr>
                                  <w:tcW w:w="2895" w:type="dxa"/>
                                </w:tcPr>
                                <w:p w14:paraId="4A005DAE" w14:textId="77777777" w:rsidR="00DB05E9" w:rsidRPr="00221F65" w:rsidRDefault="00221F65">
                                  <w:pPr>
                                    <w:pStyle w:val="TableParagraph"/>
                                    <w:rPr>
                                      <w:sz w:val="20"/>
                                      <w:highlight w:val="yellow"/>
                                    </w:rPr>
                                  </w:pPr>
                                  <w:r w:rsidRPr="00221F65">
                                    <w:rPr>
                                      <w:color w:val="231F20"/>
                                      <w:sz w:val="20"/>
                                      <w:highlight w:val="yellow"/>
                                    </w:rPr>
                                    <w:t>Address line 1</w:t>
                                  </w:r>
                                </w:p>
                              </w:tc>
                            </w:tr>
                            <w:tr w:rsidR="00DB05E9" w14:paraId="7B325861" w14:textId="77777777">
                              <w:trPr>
                                <w:trHeight w:val="295"/>
                              </w:trPr>
                              <w:tc>
                                <w:tcPr>
                                  <w:tcW w:w="2895" w:type="dxa"/>
                                </w:tcPr>
                                <w:p w14:paraId="02867490" w14:textId="77777777" w:rsidR="00DB05E9" w:rsidRPr="00221F65" w:rsidRDefault="00221F65">
                                  <w:pPr>
                                    <w:pStyle w:val="TableParagraph"/>
                                    <w:rPr>
                                      <w:sz w:val="20"/>
                                      <w:highlight w:val="yellow"/>
                                    </w:rPr>
                                  </w:pPr>
                                  <w:r w:rsidRPr="00221F65">
                                    <w:rPr>
                                      <w:color w:val="231F20"/>
                                      <w:sz w:val="20"/>
                                      <w:highlight w:val="yellow"/>
                                    </w:rPr>
                                    <w:t>Address line 2</w:t>
                                  </w:r>
                                </w:p>
                              </w:tc>
                            </w:tr>
                            <w:tr w:rsidR="00DB05E9" w14:paraId="167845CD" w14:textId="77777777">
                              <w:trPr>
                                <w:trHeight w:val="295"/>
                              </w:trPr>
                              <w:tc>
                                <w:tcPr>
                                  <w:tcW w:w="2895" w:type="dxa"/>
                                </w:tcPr>
                                <w:p w14:paraId="5575778D" w14:textId="77777777" w:rsidR="00DB05E9" w:rsidRPr="00221F65" w:rsidRDefault="00221F65">
                                  <w:pPr>
                                    <w:pStyle w:val="TableParagraph"/>
                                    <w:rPr>
                                      <w:sz w:val="20"/>
                                      <w:highlight w:val="yellow"/>
                                    </w:rPr>
                                  </w:pPr>
                                  <w:r w:rsidRPr="00221F65">
                                    <w:rPr>
                                      <w:color w:val="231F20"/>
                                      <w:sz w:val="20"/>
                                      <w:highlight w:val="yellow"/>
                                    </w:rPr>
                                    <w:t>Address line 3</w:t>
                                  </w:r>
                                </w:p>
                              </w:tc>
                            </w:tr>
                            <w:tr w:rsidR="00DB05E9" w14:paraId="55D3AC79" w14:textId="77777777">
                              <w:trPr>
                                <w:trHeight w:val="295"/>
                              </w:trPr>
                              <w:tc>
                                <w:tcPr>
                                  <w:tcW w:w="2895" w:type="dxa"/>
                                </w:tcPr>
                                <w:p w14:paraId="1F1A7A54" w14:textId="77777777" w:rsidR="00DB05E9" w:rsidRPr="00221F65" w:rsidRDefault="00221F65">
                                  <w:pPr>
                                    <w:pStyle w:val="TableParagraph"/>
                                    <w:rPr>
                                      <w:sz w:val="20"/>
                                      <w:highlight w:val="yellow"/>
                                    </w:rPr>
                                  </w:pPr>
                                  <w:r w:rsidRPr="00221F65">
                                    <w:rPr>
                                      <w:color w:val="231F20"/>
                                      <w:sz w:val="20"/>
                                      <w:highlight w:val="yellow"/>
                                    </w:rPr>
                                    <w:t>Address line 4</w:t>
                                  </w:r>
                                </w:p>
                              </w:tc>
                            </w:tr>
                            <w:tr w:rsidR="00DB05E9" w14:paraId="10298D41" w14:textId="77777777">
                              <w:trPr>
                                <w:trHeight w:val="295"/>
                              </w:trPr>
                              <w:tc>
                                <w:tcPr>
                                  <w:tcW w:w="2895" w:type="dxa"/>
                                </w:tcPr>
                                <w:p w14:paraId="348C947F" w14:textId="77777777" w:rsidR="00DB05E9" w:rsidRPr="00221F65" w:rsidRDefault="00221F65">
                                  <w:pPr>
                                    <w:pStyle w:val="TableParagraph"/>
                                    <w:rPr>
                                      <w:sz w:val="20"/>
                                      <w:highlight w:val="yellow"/>
                                    </w:rPr>
                                  </w:pPr>
                                  <w:r w:rsidRPr="00221F65">
                                    <w:rPr>
                                      <w:color w:val="231F20"/>
                                      <w:sz w:val="20"/>
                                      <w:highlight w:val="yellow"/>
                                    </w:rPr>
                                    <w:t>Postcode</w:t>
                                  </w:r>
                                </w:p>
                              </w:tc>
                            </w:tr>
                          </w:tbl>
                          <w:p w14:paraId="251CA42C"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6B8F01" id="Text Box 59" o:spid="_x0000_s1034" type="#_x0000_t202" style="position:absolute;margin-left:384.55pt;margin-top:9.3pt;width:145.9pt;height:93.75pt;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DB05E9" w14:paraId="68381166" w14:textId="77777777">
                        <w:trPr>
                          <w:trHeight w:val="295"/>
                        </w:trPr>
                        <w:tc>
                          <w:tcPr>
                            <w:tcW w:w="2895" w:type="dxa"/>
                          </w:tcPr>
                          <w:p w14:paraId="1A026060" w14:textId="77777777" w:rsidR="00DB05E9" w:rsidRPr="00221F65" w:rsidRDefault="00221F65">
                            <w:pPr>
                              <w:pStyle w:val="TableParagraph"/>
                              <w:rPr>
                                <w:sz w:val="20"/>
                                <w:highlight w:val="yellow"/>
                              </w:rPr>
                            </w:pPr>
                            <w:r w:rsidRPr="00221F65">
                              <w:rPr>
                                <w:color w:val="231F20"/>
                                <w:sz w:val="20"/>
                                <w:highlight w:val="yellow"/>
                              </w:rPr>
                              <w:t>Full name</w:t>
                            </w:r>
                          </w:p>
                        </w:tc>
                      </w:tr>
                      <w:tr w:rsidR="00DB05E9" w14:paraId="0B16BE12" w14:textId="77777777">
                        <w:trPr>
                          <w:trHeight w:val="295"/>
                        </w:trPr>
                        <w:tc>
                          <w:tcPr>
                            <w:tcW w:w="2895" w:type="dxa"/>
                          </w:tcPr>
                          <w:p w14:paraId="4A005DAE" w14:textId="77777777" w:rsidR="00DB05E9" w:rsidRPr="00221F65" w:rsidRDefault="00221F65">
                            <w:pPr>
                              <w:pStyle w:val="TableParagraph"/>
                              <w:rPr>
                                <w:sz w:val="20"/>
                                <w:highlight w:val="yellow"/>
                              </w:rPr>
                            </w:pPr>
                            <w:r w:rsidRPr="00221F65">
                              <w:rPr>
                                <w:color w:val="231F20"/>
                                <w:sz w:val="20"/>
                                <w:highlight w:val="yellow"/>
                              </w:rPr>
                              <w:t>Address line 1</w:t>
                            </w:r>
                          </w:p>
                        </w:tc>
                      </w:tr>
                      <w:tr w:rsidR="00DB05E9" w14:paraId="7B325861" w14:textId="77777777">
                        <w:trPr>
                          <w:trHeight w:val="295"/>
                        </w:trPr>
                        <w:tc>
                          <w:tcPr>
                            <w:tcW w:w="2895" w:type="dxa"/>
                          </w:tcPr>
                          <w:p w14:paraId="02867490" w14:textId="77777777" w:rsidR="00DB05E9" w:rsidRPr="00221F65" w:rsidRDefault="00221F65">
                            <w:pPr>
                              <w:pStyle w:val="TableParagraph"/>
                              <w:rPr>
                                <w:sz w:val="20"/>
                                <w:highlight w:val="yellow"/>
                              </w:rPr>
                            </w:pPr>
                            <w:r w:rsidRPr="00221F65">
                              <w:rPr>
                                <w:color w:val="231F20"/>
                                <w:sz w:val="20"/>
                                <w:highlight w:val="yellow"/>
                              </w:rPr>
                              <w:t>Address line 2</w:t>
                            </w:r>
                          </w:p>
                        </w:tc>
                      </w:tr>
                      <w:tr w:rsidR="00DB05E9" w14:paraId="167845CD" w14:textId="77777777">
                        <w:trPr>
                          <w:trHeight w:val="295"/>
                        </w:trPr>
                        <w:tc>
                          <w:tcPr>
                            <w:tcW w:w="2895" w:type="dxa"/>
                          </w:tcPr>
                          <w:p w14:paraId="5575778D" w14:textId="77777777" w:rsidR="00DB05E9" w:rsidRPr="00221F65" w:rsidRDefault="00221F65">
                            <w:pPr>
                              <w:pStyle w:val="TableParagraph"/>
                              <w:rPr>
                                <w:sz w:val="20"/>
                                <w:highlight w:val="yellow"/>
                              </w:rPr>
                            </w:pPr>
                            <w:r w:rsidRPr="00221F65">
                              <w:rPr>
                                <w:color w:val="231F20"/>
                                <w:sz w:val="20"/>
                                <w:highlight w:val="yellow"/>
                              </w:rPr>
                              <w:t>Address line 3</w:t>
                            </w:r>
                          </w:p>
                        </w:tc>
                      </w:tr>
                      <w:tr w:rsidR="00DB05E9" w14:paraId="55D3AC79" w14:textId="77777777">
                        <w:trPr>
                          <w:trHeight w:val="295"/>
                        </w:trPr>
                        <w:tc>
                          <w:tcPr>
                            <w:tcW w:w="2895" w:type="dxa"/>
                          </w:tcPr>
                          <w:p w14:paraId="1F1A7A54" w14:textId="77777777" w:rsidR="00DB05E9" w:rsidRPr="00221F65" w:rsidRDefault="00221F65">
                            <w:pPr>
                              <w:pStyle w:val="TableParagraph"/>
                              <w:rPr>
                                <w:sz w:val="20"/>
                                <w:highlight w:val="yellow"/>
                              </w:rPr>
                            </w:pPr>
                            <w:r w:rsidRPr="00221F65">
                              <w:rPr>
                                <w:color w:val="231F20"/>
                                <w:sz w:val="20"/>
                                <w:highlight w:val="yellow"/>
                              </w:rPr>
                              <w:t>Address line 4</w:t>
                            </w:r>
                          </w:p>
                        </w:tc>
                      </w:tr>
                      <w:tr w:rsidR="00DB05E9" w14:paraId="10298D41" w14:textId="77777777">
                        <w:trPr>
                          <w:trHeight w:val="295"/>
                        </w:trPr>
                        <w:tc>
                          <w:tcPr>
                            <w:tcW w:w="2895" w:type="dxa"/>
                          </w:tcPr>
                          <w:p w14:paraId="348C947F" w14:textId="77777777" w:rsidR="00DB05E9" w:rsidRPr="00221F65" w:rsidRDefault="00221F65">
                            <w:pPr>
                              <w:pStyle w:val="TableParagraph"/>
                              <w:rPr>
                                <w:sz w:val="20"/>
                                <w:highlight w:val="yellow"/>
                              </w:rPr>
                            </w:pPr>
                            <w:r w:rsidRPr="00221F65">
                              <w:rPr>
                                <w:color w:val="231F20"/>
                                <w:sz w:val="20"/>
                                <w:highlight w:val="yellow"/>
                              </w:rPr>
                              <w:t>Postcode</w:t>
                            </w:r>
                          </w:p>
                        </w:tc>
                      </w:tr>
                    </w:tbl>
                    <w:p w14:paraId="251CA42C"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49536" behindDoc="1" locked="0" layoutInCell="1" allowOverlap="1" wp14:anchorId="7C59E929" wp14:editId="280DBF21">
                <wp:simplePos x="0" y="0"/>
                <wp:positionH relativeFrom="page">
                  <wp:posOffset>828040</wp:posOffset>
                </wp:positionH>
                <wp:positionV relativeFrom="paragraph">
                  <wp:posOffset>1449070</wp:posOffset>
                </wp:positionV>
                <wp:extent cx="1852930" cy="708025"/>
                <wp:effectExtent l="0" t="0" r="0" b="0"/>
                <wp:wrapTopAndBottom/>
                <wp:docPr id="64"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DB05E9" w14:paraId="5FE7F666" w14:textId="77777777">
                              <w:trPr>
                                <w:trHeight w:val="775"/>
                              </w:trPr>
                              <w:tc>
                                <w:tcPr>
                                  <w:tcW w:w="758" w:type="dxa"/>
                                </w:tcPr>
                                <w:p w14:paraId="75576691" w14:textId="77777777" w:rsidR="00DB05E9" w:rsidRDefault="00221F65">
                                  <w:pPr>
                                    <w:pStyle w:val="TableParagraph"/>
                                    <w:spacing w:line="240" w:lineRule="auto"/>
                                    <w:rPr>
                                      <w:sz w:val="20"/>
                                    </w:rPr>
                                  </w:pPr>
                                  <w:r>
                                    <w:rPr>
                                      <w:color w:val="231F20"/>
                                      <w:sz w:val="20"/>
                                    </w:rPr>
                                    <w:t>Signed:</w:t>
                                  </w:r>
                                </w:p>
                              </w:tc>
                              <w:tc>
                                <w:tcPr>
                                  <w:tcW w:w="2138" w:type="dxa"/>
                                </w:tcPr>
                                <w:p w14:paraId="3506C608" w14:textId="77777777" w:rsidR="00DB05E9" w:rsidRDefault="00DB05E9">
                                  <w:pPr>
                                    <w:pStyle w:val="TableParagraph"/>
                                    <w:spacing w:before="0" w:line="240" w:lineRule="auto"/>
                                    <w:ind w:left="0"/>
                                    <w:rPr>
                                      <w:rFonts w:ascii="Times New Roman"/>
                                      <w:sz w:val="18"/>
                                    </w:rPr>
                                  </w:pPr>
                                </w:p>
                              </w:tc>
                            </w:tr>
                            <w:tr w:rsidR="00DB05E9" w14:paraId="51BD2D92" w14:textId="77777777">
                              <w:trPr>
                                <w:trHeight w:val="295"/>
                              </w:trPr>
                              <w:tc>
                                <w:tcPr>
                                  <w:tcW w:w="758" w:type="dxa"/>
                                </w:tcPr>
                                <w:p w14:paraId="60E48A8F" w14:textId="77777777" w:rsidR="00DB05E9" w:rsidRDefault="00221F65">
                                  <w:pPr>
                                    <w:pStyle w:val="TableParagraph"/>
                                    <w:rPr>
                                      <w:sz w:val="20"/>
                                    </w:rPr>
                                  </w:pPr>
                                  <w:r>
                                    <w:rPr>
                                      <w:color w:val="231F20"/>
                                      <w:sz w:val="20"/>
                                    </w:rPr>
                                    <w:t>Date:</w:t>
                                  </w:r>
                                </w:p>
                              </w:tc>
                              <w:tc>
                                <w:tcPr>
                                  <w:tcW w:w="2138" w:type="dxa"/>
                                </w:tcPr>
                                <w:p w14:paraId="3AA4722E" w14:textId="77777777" w:rsidR="00DB05E9" w:rsidRDefault="00DB05E9">
                                  <w:pPr>
                                    <w:pStyle w:val="TableParagraph"/>
                                    <w:spacing w:before="0" w:line="240" w:lineRule="auto"/>
                                    <w:ind w:left="0"/>
                                    <w:rPr>
                                      <w:rFonts w:ascii="Times New Roman"/>
                                      <w:sz w:val="18"/>
                                    </w:rPr>
                                  </w:pPr>
                                </w:p>
                              </w:tc>
                            </w:tr>
                          </w:tbl>
                          <w:p w14:paraId="618A123A"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59E929" id="Text Box 58" o:spid="_x0000_s1035" type="#_x0000_t202" style="position:absolute;margin-left:65.2pt;margin-top:114.1pt;width:145.9pt;height:55.75pt;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DB05E9" w14:paraId="5FE7F666" w14:textId="77777777">
                        <w:trPr>
                          <w:trHeight w:val="775"/>
                        </w:trPr>
                        <w:tc>
                          <w:tcPr>
                            <w:tcW w:w="758" w:type="dxa"/>
                          </w:tcPr>
                          <w:p w14:paraId="75576691" w14:textId="77777777" w:rsidR="00DB05E9" w:rsidRDefault="00221F65">
                            <w:pPr>
                              <w:pStyle w:val="TableParagraph"/>
                              <w:spacing w:line="240" w:lineRule="auto"/>
                              <w:rPr>
                                <w:sz w:val="20"/>
                              </w:rPr>
                            </w:pPr>
                            <w:r>
                              <w:rPr>
                                <w:color w:val="231F20"/>
                                <w:sz w:val="20"/>
                              </w:rPr>
                              <w:t>Signed:</w:t>
                            </w:r>
                          </w:p>
                        </w:tc>
                        <w:tc>
                          <w:tcPr>
                            <w:tcW w:w="2138" w:type="dxa"/>
                          </w:tcPr>
                          <w:p w14:paraId="3506C608" w14:textId="77777777" w:rsidR="00DB05E9" w:rsidRDefault="00DB05E9">
                            <w:pPr>
                              <w:pStyle w:val="TableParagraph"/>
                              <w:spacing w:before="0" w:line="240" w:lineRule="auto"/>
                              <w:ind w:left="0"/>
                              <w:rPr>
                                <w:rFonts w:ascii="Times New Roman"/>
                                <w:sz w:val="18"/>
                              </w:rPr>
                            </w:pPr>
                          </w:p>
                        </w:tc>
                      </w:tr>
                      <w:tr w:rsidR="00DB05E9" w14:paraId="51BD2D92" w14:textId="77777777">
                        <w:trPr>
                          <w:trHeight w:val="295"/>
                        </w:trPr>
                        <w:tc>
                          <w:tcPr>
                            <w:tcW w:w="758" w:type="dxa"/>
                          </w:tcPr>
                          <w:p w14:paraId="60E48A8F" w14:textId="77777777" w:rsidR="00DB05E9" w:rsidRDefault="00221F65">
                            <w:pPr>
                              <w:pStyle w:val="TableParagraph"/>
                              <w:rPr>
                                <w:sz w:val="20"/>
                              </w:rPr>
                            </w:pPr>
                            <w:r>
                              <w:rPr>
                                <w:color w:val="231F20"/>
                                <w:sz w:val="20"/>
                              </w:rPr>
                              <w:t>Date:</w:t>
                            </w:r>
                          </w:p>
                        </w:tc>
                        <w:tc>
                          <w:tcPr>
                            <w:tcW w:w="2138" w:type="dxa"/>
                          </w:tcPr>
                          <w:p w14:paraId="3AA4722E" w14:textId="77777777" w:rsidR="00DB05E9" w:rsidRDefault="00DB05E9">
                            <w:pPr>
                              <w:pStyle w:val="TableParagraph"/>
                              <w:spacing w:before="0" w:line="240" w:lineRule="auto"/>
                              <w:ind w:left="0"/>
                              <w:rPr>
                                <w:rFonts w:ascii="Times New Roman"/>
                                <w:sz w:val="18"/>
                              </w:rPr>
                            </w:pPr>
                          </w:p>
                        </w:tc>
                      </w:tr>
                    </w:tbl>
                    <w:p w14:paraId="618A123A"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50560" behindDoc="1" locked="0" layoutInCell="1" allowOverlap="1" wp14:anchorId="2052B4E5" wp14:editId="57F70025">
                <wp:simplePos x="0" y="0"/>
                <wp:positionH relativeFrom="page">
                  <wp:posOffset>2856230</wp:posOffset>
                </wp:positionH>
                <wp:positionV relativeFrom="paragraph">
                  <wp:posOffset>1449070</wp:posOffset>
                </wp:positionV>
                <wp:extent cx="1852930" cy="708025"/>
                <wp:effectExtent l="0" t="0" r="0" b="0"/>
                <wp:wrapTopAndBottom/>
                <wp:docPr id="63"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DB05E9" w14:paraId="42DB8E45" w14:textId="77777777">
                              <w:trPr>
                                <w:trHeight w:val="775"/>
                              </w:trPr>
                              <w:tc>
                                <w:tcPr>
                                  <w:tcW w:w="758" w:type="dxa"/>
                                </w:tcPr>
                                <w:p w14:paraId="1BBD2BF1" w14:textId="77777777" w:rsidR="00DB05E9" w:rsidRDefault="00221F65">
                                  <w:pPr>
                                    <w:pStyle w:val="TableParagraph"/>
                                    <w:spacing w:line="240" w:lineRule="auto"/>
                                    <w:rPr>
                                      <w:sz w:val="20"/>
                                    </w:rPr>
                                  </w:pPr>
                                  <w:r>
                                    <w:rPr>
                                      <w:color w:val="231F20"/>
                                      <w:sz w:val="20"/>
                                    </w:rPr>
                                    <w:t>Signed:</w:t>
                                  </w:r>
                                </w:p>
                              </w:tc>
                              <w:tc>
                                <w:tcPr>
                                  <w:tcW w:w="2138" w:type="dxa"/>
                                </w:tcPr>
                                <w:p w14:paraId="434B8289" w14:textId="77777777" w:rsidR="00DB05E9" w:rsidRDefault="00DB05E9">
                                  <w:pPr>
                                    <w:pStyle w:val="TableParagraph"/>
                                    <w:spacing w:before="0" w:line="240" w:lineRule="auto"/>
                                    <w:ind w:left="0"/>
                                    <w:rPr>
                                      <w:rFonts w:ascii="Times New Roman"/>
                                      <w:sz w:val="18"/>
                                    </w:rPr>
                                  </w:pPr>
                                </w:p>
                              </w:tc>
                            </w:tr>
                            <w:tr w:rsidR="00DB05E9" w14:paraId="7C8D61A0" w14:textId="77777777">
                              <w:trPr>
                                <w:trHeight w:val="295"/>
                              </w:trPr>
                              <w:tc>
                                <w:tcPr>
                                  <w:tcW w:w="758" w:type="dxa"/>
                                </w:tcPr>
                                <w:p w14:paraId="7BEDD85C" w14:textId="77777777" w:rsidR="00DB05E9" w:rsidRDefault="00221F65">
                                  <w:pPr>
                                    <w:pStyle w:val="TableParagraph"/>
                                    <w:rPr>
                                      <w:sz w:val="20"/>
                                    </w:rPr>
                                  </w:pPr>
                                  <w:r>
                                    <w:rPr>
                                      <w:color w:val="231F20"/>
                                      <w:sz w:val="20"/>
                                    </w:rPr>
                                    <w:t>Date:</w:t>
                                  </w:r>
                                </w:p>
                              </w:tc>
                              <w:tc>
                                <w:tcPr>
                                  <w:tcW w:w="2138" w:type="dxa"/>
                                </w:tcPr>
                                <w:p w14:paraId="6E9245D1" w14:textId="77777777" w:rsidR="00DB05E9" w:rsidRDefault="00DB05E9">
                                  <w:pPr>
                                    <w:pStyle w:val="TableParagraph"/>
                                    <w:spacing w:before="0" w:line="240" w:lineRule="auto"/>
                                    <w:ind w:left="0"/>
                                    <w:rPr>
                                      <w:rFonts w:ascii="Times New Roman"/>
                                      <w:sz w:val="18"/>
                                    </w:rPr>
                                  </w:pPr>
                                </w:p>
                              </w:tc>
                            </w:tr>
                          </w:tbl>
                          <w:p w14:paraId="56E73D52"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52B4E5" id="Text Box 57" o:spid="_x0000_s1036" type="#_x0000_t202" style="position:absolute;margin-left:224.9pt;margin-top:114.1pt;width:145.9pt;height:55.75pt;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DB05E9" w14:paraId="42DB8E45" w14:textId="77777777">
                        <w:trPr>
                          <w:trHeight w:val="775"/>
                        </w:trPr>
                        <w:tc>
                          <w:tcPr>
                            <w:tcW w:w="758" w:type="dxa"/>
                          </w:tcPr>
                          <w:p w14:paraId="1BBD2BF1" w14:textId="77777777" w:rsidR="00DB05E9" w:rsidRDefault="00221F65">
                            <w:pPr>
                              <w:pStyle w:val="TableParagraph"/>
                              <w:spacing w:line="240" w:lineRule="auto"/>
                              <w:rPr>
                                <w:sz w:val="20"/>
                              </w:rPr>
                            </w:pPr>
                            <w:r>
                              <w:rPr>
                                <w:color w:val="231F20"/>
                                <w:sz w:val="20"/>
                              </w:rPr>
                              <w:t>Signed:</w:t>
                            </w:r>
                          </w:p>
                        </w:tc>
                        <w:tc>
                          <w:tcPr>
                            <w:tcW w:w="2138" w:type="dxa"/>
                          </w:tcPr>
                          <w:p w14:paraId="434B8289" w14:textId="77777777" w:rsidR="00DB05E9" w:rsidRDefault="00DB05E9">
                            <w:pPr>
                              <w:pStyle w:val="TableParagraph"/>
                              <w:spacing w:before="0" w:line="240" w:lineRule="auto"/>
                              <w:ind w:left="0"/>
                              <w:rPr>
                                <w:rFonts w:ascii="Times New Roman"/>
                                <w:sz w:val="18"/>
                              </w:rPr>
                            </w:pPr>
                          </w:p>
                        </w:tc>
                      </w:tr>
                      <w:tr w:rsidR="00DB05E9" w14:paraId="7C8D61A0" w14:textId="77777777">
                        <w:trPr>
                          <w:trHeight w:val="295"/>
                        </w:trPr>
                        <w:tc>
                          <w:tcPr>
                            <w:tcW w:w="758" w:type="dxa"/>
                          </w:tcPr>
                          <w:p w14:paraId="7BEDD85C" w14:textId="77777777" w:rsidR="00DB05E9" w:rsidRDefault="00221F65">
                            <w:pPr>
                              <w:pStyle w:val="TableParagraph"/>
                              <w:rPr>
                                <w:sz w:val="20"/>
                              </w:rPr>
                            </w:pPr>
                            <w:r>
                              <w:rPr>
                                <w:color w:val="231F20"/>
                                <w:sz w:val="20"/>
                              </w:rPr>
                              <w:t>Date:</w:t>
                            </w:r>
                          </w:p>
                        </w:tc>
                        <w:tc>
                          <w:tcPr>
                            <w:tcW w:w="2138" w:type="dxa"/>
                          </w:tcPr>
                          <w:p w14:paraId="6E9245D1" w14:textId="77777777" w:rsidR="00DB05E9" w:rsidRDefault="00DB05E9">
                            <w:pPr>
                              <w:pStyle w:val="TableParagraph"/>
                              <w:spacing w:before="0" w:line="240" w:lineRule="auto"/>
                              <w:ind w:left="0"/>
                              <w:rPr>
                                <w:rFonts w:ascii="Times New Roman"/>
                                <w:sz w:val="18"/>
                              </w:rPr>
                            </w:pPr>
                          </w:p>
                        </w:tc>
                      </w:tr>
                    </w:tbl>
                    <w:p w14:paraId="56E73D52"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51584" behindDoc="1" locked="0" layoutInCell="1" allowOverlap="1" wp14:anchorId="1FF2775B" wp14:editId="0F661BB9">
                <wp:simplePos x="0" y="0"/>
                <wp:positionH relativeFrom="page">
                  <wp:posOffset>4883785</wp:posOffset>
                </wp:positionH>
                <wp:positionV relativeFrom="paragraph">
                  <wp:posOffset>1449070</wp:posOffset>
                </wp:positionV>
                <wp:extent cx="1852930" cy="708025"/>
                <wp:effectExtent l="0" t="0" r="0" b="0"/>
                <wp:wrapTopAndBottom/>
                <wp:docPr id="62"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DB05E9" w14:paraId="246AF263" w14:textId="77777777">
                              <w:trPr>
                                <w:trHeight w:val="775"/>
                              </w:trPr>
                              <w:tc>
                                <w:tcPr>
                                  <w:tcW w:w="758" w:type="dxa"/>
                                </w:tcPr>
                                <w:p w14:paraId="26E7F8F4" w14:textId="77777777" w:rsidR="00DB05E9" w:rsidRDefault="00221F65">
                                  <w:pPr>
                                    <w:pStyle w:val="TableParagraph"/>
                                    <w:spacing w:line="240" w:lineRule="auto"/>
                                    <w:rPr>
                                      <w:sz w:val="20"/>
                                    </w:rPr>
                                  </w:pPr>
                                  <w:r>
                                    <w:rPr>
                                      <w:color w:val="231F20"/>
                                      <w:sz w:val="20"/>
                                    </w:rPr>
                                    <w:t>Signed:</w:t>
                                  </w:r>
                                </w:p>
                              </w:tc>
                              <w:tc>
                                <w:tcPr>
                                  <w:tcW w:w="2138" w:type="dxa"/>
                                </w:tcPr>
                                <w:p w14:paraId="2C466A5B" w14:textId="77777777" w:rsidR="00DB05E9" w:rsidRDefault="00DB05E9">
                                  <w:pPr>
                                    <w:pStyle w:val="TableParagraph"/>
                                    <w:spacing w:before="0" w:line="240" w:lineRule="auto"/>
                                    <w:ind w:left="0"/>
                                    <w:rPr>
                                      <w:rFonts w:ascii="Times New Roman"/>
                                      <w:sz w:val="18"/>
                                    </w:rPr>
                                  </w:pPr>
                                </w:p>
                              </w:tc>
                            </w:tr>
                            <w:tr w:rsidR="00DB05E9" w14:paraId="5C31943B" w14:textId="77777777">
                              <w:trPr>
                                <w:trHeight w:val="295"/>
                              </w:trPr>
                              <w:tc>
                                <w:tcPr>
                                  <w:tcW w:w="758" w:type="dxa"/>
                                </w:tcPr>
                                <w:p w14:paraId="35E184D3" w14:textId="77777777" w:rsidR="00DB05E9" w:rsidRDefault="00221F65">
                                  <w:pPr>
                                    <w:pStyle w:val="TableParagraph"/>
                                    <w:rPr>
                                      <w:sz w:val="20"/>
                                    </w:rPr>
                                  </w:pPr>
                                  <w:r>
                                    <w:rPr>
                                      <w:color w:val="231F20"/>
                                      <w:sz w:val="20"/>
                                    </w:rPr>
                                    <w:t>Date:</w:t>
                                  </w:r>
                                </w:p>
                              </w:tc>
                              <w:tc>
                                <w:tcPr>
                                  <w:tcW w:w="2138" w:type="dxa"/>
                                </w:tcPr>
                                <w:p w14:paraId="27B169B9" w14:textId="77777777" w:rsidR="00DB05E9" w:rsidRDefault="00DB05E9">
                                  <w:pPr>
                                    <w:pStyle w:val="TableParagraph"/>
                                    <w:spacing w:before="0" w:line="240" w:lineRule="auto"/>
                                    <w:ind w:left="0"/>
                                    <w:rPr>
                                      <w:rFonts w:ascii="Times New Roman"/>
                                      <w:sz w:val="18"/>
                                    </w:rPr>
                                  </w:pPr>
                                </w:p>
                              </w:tc>
                            </w:tr>
                          </w:tbl>
                          <w:p w14:paraId="751073D9"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F2775B" id="Text Box 56" o:spid="_x0000_s1037" type="#_x0000_t202" style="position:absolute;margin-left:384.55pt;margin-top:114.1pt;width:145.9pt;height:55.75pt;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DB05E9" w14:paraId="246AF263" w14:textId="77777777">
                        <w:trPr>
                          <w:trHeight w:val="775"/>
                        </w:trPr>
                        <w:tc>
                          <w:tcPr>
                            <w:tcW w:w="758" w:type="dxa"/>
                          </w:tcPr>
                          <w:p w14:paraId="26E7F8F4" w14:textId="77777777" w:rsidR="00DB05E9" w:rsidRDefault="00221F65">
                            <w:pPr>
                              <w:pStyle w:val="TableParagraph"/>
                              <w:spacing w:line="240" w:lineRule="auto"/>
                              <w:rPr>
                                <w:sz w:val="20"/>
                              </w:rPr>
                            </w:pPr>
                            <w:r>
                              <w:rPr>
                                <w:color w:val="231F20"/>
                                <w:sz w:val="20"/>
                              </w:rPr>
                              <w:t>Signed:</w:t>
                            </w:r>
                          </w:p>
                        </w:tc>
                        <w:tc>
                          <w:tcPr>
                            <w:tcW w:w="2138" w:type="dxa"/>
                          </w:tcPr>
                          <w:p w14:paraId="2C466A5B" w14:textId="77777777" w:rsidR="00DB05E9" w:rsidRDefault="00DB05E9">
                            <w:pPr>
                              <w:pStyle w:val="TableParagraph"/>
                              <w:spacing w:before="0" w:line="240" w:lineRule="auto"/>
                              <w:ind w:left="0"/>
                              <w:rPr>
                                <w:rFonts w:ascii="Times New Roman"/>
                                <w:sz w:val="18"/>
                              </w:rPr>
                            </w:pPr>
                          </w:p>
                        </w:tc>
                      </w:tr>
                      <w:tr w:rsidR="00DB05E9" w14:paraId="5C31943B" w14:textId="77777777">
                        <w:trPr>
                          <w:trHeight w:val="295"/>
                        </w:trPr>
                        <w:tc>
                          <w:tcPr>
                            <w:tcW w:w="758" w:type="dxa"/>
                          </w:tcPr>
                          <w:p w14:paraId="35E184D3" w14:textId="77777777" w:rsidR="00DB05E9" w:rsidRDefault="00221F65">
                            <w:pPr>
                              <w:pStyle w:val="TableParagraph"/>
                              <w:rPr>
                                <w:sz w:val="20"/>
                              </w:rPr>
                            </w:pPr>
                            <w:r>
                              <w:rPr>
                                <w:color w:val="231F20"/>
                                <w:sz w:val="20"/>
                              </w:rPr>
                              <w:t>Date:</w:t>
                            </w:r>
                          </w:p>
                        </w:tc>
                        <w:tc>
                          <w:tcPr>
                            <w:tcW w:w="2138" w:type="dxa"/>
                          </w:tcPr>
                          <w:p w14:paraId="27B169B9" w14:textId="77777777" w:rsidR="00DB05E9" w:rsidRDefault="00DB05E9">
                            <w:pPr>
                              <w:pStyle w:val="TableParagraph"/>
                              <w:spacing w:before="0" w:line="240" w:lineRule="auto"/>
                              <w:ind w:left="0"/>
                              <w:rPr>
                                <w:rFonts w:ascii="Times New Roman"/>
                                <w:sz w:val="18"/>
                              </w:rPr>
                            </w:pPr>
                          </w:p>
                        </w:tc>
                      </w:tr>
                    </w:tbl>
                    <w:p w14:paraId="751073D9" w14:textId="77777777" w:rsidR="00DB05E9" w:rsidRDefault="00DB05E9">
                      <w:pPr>
                        <w:pStyle w:val="BodyText"/>
                      </w:pPr>
                    </w:p>
                  </w:txbxContent>
                </v:textbox>
                <w10:wrap type="topAndBottom" anchorx="page"/>
              </v:shape>
            </w:pict>
          </mc:Fallback>
        </mc:AlternateContent>
      </w:r>
    </w:p>
    <w:p w14:paraId="0A7AACAF" w14:textId="77777777" w:rsidR="00DB05E9" w:rsidRDefault="00DB05E9" w:rsidP="00841F01">
      <w:pPr>
        <w:pStyle w:val="BodyText"/>
        <w:spacing w:before="8"/>
        <w:rPr>
          <w:b/>
          <w:sz w:val="13"/>
        </w:rPr>
      </w:pPr>
    </w:p>
    <w:p w14:paraId="1F3F77AA" w14:textId="77777777" w:rsidR="00DB05E9" w:rsidRDefault="00DB05E9" w:rsidP="00841F01">
      <w:pPr>
        <w:pStyle w:val="BodyText"/>
        <w:rPr>
          <w:b/>
        </w:rPr>
      </w:pPr>
    </w:p>
    <w:p w14:paraId="60DE702D" w14:textId="77777777" w:rsidR="00DB05E9" w:rsidRDefault="00DB05E9" w:rsidP="00841F01">
      <w:pPr>
        <w:pStyle w:val="BodyText"/>
        <w:rPr>
          <w:b/>
        </w:rPr>
      </w:pPr>
    </w:p>
    <w:p w14:paraId="508249C2" w14:textId="4AE19CB9" w:rsidR="00DB05E9" w:rsidRDefault="00663A2D" w:rsidP="00841F01">
      <w:pPr>
        <w:pStyle w:val="BodyText"/>
        <w:rPr>
          <w:b/>
          <w:sz w:val="12"/>
        </w:rPr>
      </w:pPr>
      <w:r>
        <w:rPr>
          <w:noProof/>
        </w:rPr>
        <mc:AlternateContent>
          <mc:Choice Requires="wps">
            <w:drawing>
              <wp:anchor distT="0" distB="0" distL="0" distR="0" simplePos="0" relativeHeight="251652608" behindDoc="1" locked="0" layoutInCell="1" allowOverlap="1" wp14:anchorId="33D9A072" wp14:editId="20392232">
                <wp:simplePos x="0" y="0"/>
                <wp:positionH relativeFrom="page">
                  <wp:posOffset>828040</wp:posOffset>
                </wp:positionH>
                <wp:positionV relativeFrom="paragraph">
                  <wp:posOffset>118110</wp:posOffset>
                </wp:positionV>
                <wp:extent cx="1852930" cy="1190625"/>
                <wp:effectExtent l="0" t="0" r="0" b="0"/>
                <wp:wrapTopAndBottom/>
                <wp:docPr id="61"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DB05E9" w14:paraId="2D2921FD" w14:textId="77777777">
                              <w:trPr>
                                <w:trHeight w:val="295"/>
                              </w:trPr>
                              <w:tc>
                                <w:tcPr>
                                  <w:tcW w:w="2895" w:type="dxa"/>
                                </w:tcPr>
                                <w:p w14:paraId="145572FD" w14:textId="77777777" w:rsidR="00DB05E9" w:rsidRPr="00221F65" w:rsidRDefault="00221F65">
                                  <w:pPr>
                                    <w:pStyle w:val="TableParagraph"/>
                                    <w:rPr>
                                      <w:sz w:val="20"/>
                                      <w:highlight w:val="yellow"/>
                                    </w:rPr>
                                  </w:pPr>
                                  <w:r w:rsidRPr="00221F65">
                                    <w:rPr>
                                      <w:color w:val="231F20"/>
                                      <w:sz w:val="20"/>
                                      <w:highlight w:val="yellow"/>
                                    </w:rPr>
                                    <w:t>Full name</w:t>
                                  </w:r>
                                </w:p>
                              </w:tc>
                            </w:tr>
                            <w:tr w:rsidR="00DB05E9" w14:paraId="730147C9" w14:textId="77777777">
                              <w:trPr>
                                <w:trHeight w:val="295"/>
                              </w:trPr>
                              <w:tc>
                                <w:tcPr>
                                  <w:tcW w:w="2895" w:type="dxa"/>
                                </w:tcPr>
                                <w:p w14:paraId="1E09A4BA" w14:textId="77777777" w:rsidR="00DB05E9" w:rsidRPr="00221F65" w:rsidRDefault="00221F65">
                                  <w:pPr>
                                    <w:pStyle w:val="TableParagraph"/>
                                    <w:rPr>
                                      <w:sz w:val="20"/>
                                      <w:highlight w:val="yellow"/>
                                    </w:rPr>
                                  </w:pPr>
                                  <w:r w:rsidRPr="00221F65">
                                    <w:rPr>
                                      <w:color w:val="231F20"/>
                                      <w:sz w:val="20"/>
                                      <w:highlight w:val="yellow"/>
                                    </w:rPr>
                                    <w:t>Address line 1</w:t>
                                  </w:r>
                                </w:p>
                              </w:tc>
                            </w:tr>
                            <w:tr w:rsidR="00DB05E9" w14:paraId="17B6D398" w14:textId="77777777">
                              <w:trPr>
                                <w:trHeight w:val="295"/>
                              </w:trPr>
                              <w:tc>
                                <w:tcPr>
                                  <w:tcW w:w="2895" w:type="dxa"/>
                                </w:tcPr>
                                <w:p w14:paraId="132BF085" w14:textId="77777777" w:rsidR="00DB05E9" w:rsidRPr="00221F65" w:rsidRDefault="00221F65">
                                  <w:pPr>
                                    <w:pStyle w:val="TableParagraph"/>
                                    <w:rPr>
                                      <w:sz w:val="20"/>
                                      <w:highlight w:val="yellow"/>
                                    </w:rPr>
                                  </w:pPr>
                                  <w:r w:rsidRPr="00221F65">
                                    <w:rPr>
                                      <w:color w:val="231F20"/>
                                      <w:sz w:val="20"/>
                                      <w:highlight w:val="yellow"/>
                                    </w:rPr>
                                    <w:t>Address line 2</w:t>
                                  </w:r>
                                </w:p>
                              </w:tc>
                            </w:tr>
                            <w:tr w:rsidR="00DB05E9" w14:paraId="415111A3" w14:textId="77777777">
                              <w:trPr>
                                <w:trHeight w:val="295"/>
                              </w:trPr>
                              <w:tc>
                                <w:tcPr>
                                  <w:tcW w:w="2895" w:type="dxa"/>
                                </w:tcPr>
                                <w:p w14:paraId="5BE02750" w14:textId="77777777" w:rsidR="00DB05E9" w:rsidRPr="00221F65" w:rsidRDefault="00221F65">
                                  <w:pPr>
                                    <w:pStyle w:val="TableParagraph"/>
                                    <w:rPr>
                                      <w:sz w:val="20"/>
                                      <w:highlight w:val="yellow"/>
                                    </w:rPr>
                                  </w:pPr>
                                  <w:r w:rsidRPr="00221F65">
                                    <w:rPr>
                                      <w:color w:val="231F20"/>
                                      <w:sz w:val="20"/>
                                      <w:highlight w:val="yellow"/>
                                    </w:rPr>
                                    <w:t>Address line 3</w:t>
                                  </w:r>
                                </w:p>
                              </w:tc>
                            </w:tr>
                            <w:tr w:rsidR="00DB05E9" w14:paraId="50F27349" w14:textId="77777777">
                              <w:trPr>
                                <w:trHeight w:val="295"/>
                              </w:trPr>
                              <w:tc>
                                <w:tcPr>
                                  <w:tcW w:w="2895" w:type="dxa"/>
                                </w:tcPr>
                                <w:p w14:paraId="5E1E716E" w14:textId="77777777" w:rsidR="00DB05E9" w:rsidRPr="00221F65" w:rsidRDefault="00221F65">
                                  <w:pPr>
                                    <w:pStyle w:val="TableParagraph"/>
                                    <w:rPr>
                                      <w:sz w:val="20"/>
                                      <w:highlight w:val="yellow"/>
                                    </w:rPr>
                                  </w:pPr>
                                  <w:r w:rsidRPr="00221F65">
                                    <w:rPr>
                                      <w:color w:val="231F20"/>
                                      <w:sz w:val="20"/>
                                      <w:highlight w:val="yellow"/>
                                    </w:rPr>
                                    <w:t>Address line 4</w:t>
                                  </w:r>
                                </w:p>
                              </w:tc>
                            </w:tr>
                            <w:tr w:rsidR="00DB05E9" w14:paraId="538B78C7" w14:textId="77777777">
                              <w:trPr>
                                <w:trHeight w:val="295"/>
                              </w:trPr>
                              <w:tc>
                                <w:tcPr>
                                  <w:tcW w:w="2895" w:type="dxa"/>
                                </w:tcPr>
                                <w:p w14:paraId="003D87B2" w14:textId="77777777" w:rsidR="00DB05E9" w:rsidRPr="00221F65" w:rsidRDefault="00221F65">
                                  <w:pPr>
                                    <w:pStyle w:val="TableParagraph"/>
                                    <w:rPr>
                                      <w:sz w:val="20"/>
                                      <w:highlight w:val="yellow"/>
                                    </w:rPr>
                                  </w:pPr>
                                  <w:r w:rsidRPr="00221F65">
                                    <w:rPr>
                                      <w:color w:val="231F20"/>
                                      <w:sz w:val="20"/>
                                      <w:highlight w:val="yellow"/>
                                    </w:rPr>
                                    <w:t>Postcode</w:t>
                                  </w:r>
                                </w:p>
                              </w:tc>
                            </w:tr>
                          </w:tbl>
                          <w:p w14:paraId="28A53E37"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D9A072" id="Text Box 55" o:spid="_x0000_s1038" type="#_x0000_t202" style="position:absolute;margin-left:65.2pt;margin-top:9.3pt;width:145.9pt;height:93.75pt;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DB05E9" w14:paraId="2D2921FD" w14:textId="77777777">
                        <w:trPr>
                          <w:trHeight w:val="295"/>
                        </w:trPr>
                        <w:tc>
                          <w:tcPr>
                            <w:tcW w:w="2895" w:type="dxa"/>
                          </w:tcPr>
                          <w:p w14:paraId="145572FD" w14:textId="77777777" w:rsidR="00DB05E9" w:rsidRPr="00221F65" w:rsidRDefault="00221F65">
                            <w:pPr>
                              <w:pStyle w:val="TableParagraph"/>
                              <w:rPr>
                                <w:sz w:val="20"/>
                                <w:highlight w:val="yellow"/>
                              </w:rPr>
                            </w:pPr>
                            <w:r w:rsidRPr="00221F65">
                              <w:rPr>
                                <w:color w:val="231F20"/>
                                <w:sz w:val="20"/>
                                <w:highlight w:val="yellow"/>
                              </w:rPr>
                              <w:t>Full name</w:t>
                            </w:r>
                          </w:p>
                        </w:tc>
                      </w:tr>
                      <w:tr w:rsidR="00DB05E9" w14:paraId="730147C9" w14:textId="77777777">
                        <w:trPr>
                          <w:trHeight w:val="295"/>
                        </w:trPr>
                        <w:tc>
                          <w:tcPr>
                            <w:tcW w:w="2895" w:type="dxa"/>
                          </w:tcPr>
                          <w:p w14:paraId="1E09A4BA" w14:textId="77777777" w:rsidR="00DB05E9" w:rsidRPr="00221F65" w:rsidRDefault="00221F65">
                            <w:pPr>
                              <w:pStyle w:val="TableParagraph"/>
                              <w:rPr>
                                <w:sz w:val="20"/>
                                <w:highlight w:val="yellow"/>
                              </w:rPr>
                            </w:pPr>
                            <w:r w:rsidRPr="00221F65">
                              <w:rPr>
                                <w:color w:val="231F20"/>
                                <w:sz w:val="20"/>
                                <w:highlight w:val="yellow"/>
                              </w:rPr>
                              <w:t>Address line 1</w:t>
                            </w:r>
                          </w:p>
                        </w:tc>
                      </w:tr>
                      <w:tr w:rsidR="00DB05E9" w14:paraId="17B6D398" w14:textId="77777777">
                        <w:trPr>
                          <w:trHeight w:val="295"/>
                        </w:trPr>
                        <w:tc>
                          <w:tcPr>
                            <w:tcW w:w="2895" w:type="dxa"/>
                          </w:tcPr>
                          <w:p w14:paraId="132BF085" w14:textId="77777777" w:rsidR="00DB05E9" w:rsidRPr="00221F65" w:rsidRDefault="00221F65">
                            <w:pPr>
                              <w:pStyle w:val="TableParagraph"/>
                              <w:rPr>
                                <w:sz w:val="20"/>
                                <w:highlight w:val="yellow"/>
                              </w:rPr>
                            </w:pPr>
                            <w:r w:rsidRPr="00221F65">
                              <w:rPr>
                                <w:color w:val="231F20"/>
                                <w:sz w:val="20"/>
                                <w:highlight w:val="yellow"/>
                              </w:rPr>
                              <w:t>Address line 2</w:t>
                            </w:r>
                          </w:p>
                        </w:tc>
                      </w:tr>
                      <w:tr w:rsidR="00DB05E9" w14:paraId="415111A3" w14:textId="77777777">
                        <w:trPr>
                          <w:trHeight w:val="295"/>
                        </w:trPr>
                        <w:tc>
                          <w:tcPr>
                            <w:tcW w:w="2895" w:type="dxa"/>
                          </w:tcPr>
                          <w:p w14:paraId="5BE02750" w14:textId="77777777" w:rsidR="00DB05E9" w:rsidRPr="00221F65" w:rsidRDefault="00221F65">
                            <w:pPr>
                              <w:pStyle w:val="TableParagraph"/>
                              <w:rPr>
                                <w:sz w:val="20"/>
                                <w:highlight w:val="yellow"/>
                              </w:rPr>
                            </w:pPr>
                            <w:r w:rsidRPr="00221F65">
                              <w:rPr>
                                <w:color w:val="231F20"/>
                                <w:sz w:val="20"/>
                                <w:highlight w:val="yellow"/>
                              </w:rPr>
                              <w:t>Address line 3</w:t>
                            </w:r>
                          </w:p>
                        </w:tc>
                      </w:tr>
                      <w:tr w:rsidR="00DB05E9" w14:paraId="50F27349" w14:textId="77777777">
                        <w:trPr>
                          <w:trHeight w:val="295"/>
                        </w:trPr>
                        <w:tc>
                          <w:tcPr>
                            <w:tcW w:w="2895" w:type="dxa"/>
                          </w:tcPr>
                          <w:p w14:paraId="5E1E716E" w14:textId="77777777" w:rsidR="00DB05E9" w:rsidRPr="00221F65" w:rsidRDefault="00221F65">
                            <w:pPr>
                              <w:pStyle w:val="TableParagraph"/>
                              <w:rPr>
                                <w:sz w:val="20"/>
                                <w:highlight w:val="yellow"/>
                              </w:rPr>
                            </w:pPr>
                            <w:r w:rsidRPr="00221F65">
                              <w:rPr>
                                <w:color w:val="231F20"/>
                                <w:sz w:val="20"/>
                                <w:highlight w:val="yellow"/>
                              </w:rPr>
                              <w:t>Address line 4</w:t>
                            </w:r>
                          </w:p>
                        </w:tc>
                      </w:tr>
                      <w:tr w:rsidR="00DB05E9" w14:paraId="538B78C7" w14:textId="77777777">
                        <w:trPr>
                          <w:trHeight w:val="295"/>
                        </w:trPr>
                        <w:tc>
                          <w:tcPr>
                            <w:tcW w:w="2895" w:type="dxa"/>
                          </w:tcPr>
                          <w:p w14:paraId="003D87B2" w14:textId="77777777" w:rsidR="00DB05E9" w:rsidRPr="00221F65" w:rsidRDefault="00221F65">
                            <w:pPr>
                              <w:pStyle w:val="TableParagraph"/>
                              <w:rPr>
                                <w:sz w:val="20"/>
                                <w:highlight w:val="yellow"/>
                              </w:rPr>
                            </w:pPr>
                            <w:r w:rsidRPr="00221F65">
                              <w:rPr>
                                <w:color w:val="231F20"/>
                                <w:sz w:val="20"/>
                                <w:highlight w:val="yellow"/>
                              </w:rPr>
                              <w:t>Postcode</w:t>
                            </w:r>
                          </w:p>
                        </w:tc>
                      </w:tr>
                    </w:tbl>
                    <w:p w14:paraId="28A53E37"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53632" behindDoc="1" locked="0" layoutInCell="1" allowOverlap="1" wp14:anchorId="3EED0CB5" wp14:editId="3807562B">
                <wp:simplePos x="0" y="0"/>
                <wp:positionH relativeFrom="page">
                  <wp:posOffset>2856230</wp:posOffset>
                </wp:positionH>
                <wp:positionV relativeFrom="paragraph">
                  <wp:posOffset>118110</wp:posOffset>
                </wp:positionV>
                <wp:extent cx="1852930" cy="1190625"/>
                <wp:effectExtent l="0" t="0" r="0" b="0"/>
                <wp:wrapTopAndBottom/>
                <wp:docPr id="60"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DB05E9" w14:paraId="2EEACB41" w14:textId="77777777">
                              <w:trPr>
                                <w:trHeight w:val="295"/>
                              </w:trPr>
                              <w:tc>
                                <w:tcPr>
                                  <w:tcW w:w="2895" w:type="dxa"/>
                                </w:tcPr>
                                <w:p w14:paraId="3CAF5F60" w14:textId="77777777" w:rsidR="00DB05E9" w:rsidRPr="00221F65" w:rsidRDefault="00221F65">
                                  <w:pPr>
                                    <w:pStyle w:val="TableParagraph"/>
                                    <w:rPr>
                                      <w:sz w:val="20"/>
                                      <w:highlight w:val="yellow"/>
                                    </w:rPr>
                                  </w:pPr>
                                  <w:r w:rsidRPr="00221F65">
                                    <w:rPr>
                                      <w:color w:val="231F20"/>
                                      <w:sz w:val="20"/>
                                      <w:highlight w:val="yellow"/>
                                    </w:rPr>
                                    <w:t>Full name</w:t>
                                  </w:r>
                                </w:p>
                              </w:tc>
                            </w:tr>
                            <w:tr w:rsidR="00DB05E9" w14:paraId="6E93E1B8" w14:textId="77777777">
                              <w:trPr>
                                <w:trHeight w:val="295"/>
                              </w:trPr>
                              <w:tc>
                                <w:tcPr>
                                  <w:tcW w:w="2895" w:type="dxa"/>
                                </w:tcPr>
                                <w:p w14:paraId="00844D3E" w14:textId="77777777" w:rsidR="00DB05E9" w:rsidRPr="00221F65" w:rsidRDefault="00221F65">
                                  <w:pPr>
                                    <w:pStyle w:val="TableParagraph"/>
                                    <w:rPr>
                                      <w:sz w:val="20"/>
                                      <w:highlight w:val="yellow"/>
                                    </w:rPr>
                                  </w:pPr>
                                  <w:r w:rsidRPr="00221F65">
                                    <w:rPr>
                                      <w:color w:val="231F20"/>
                                      <w:sz w:val="20"/>
                                      <w:highlight w:val="yellow"/>
                                    </w:rPr>
                                    <w:t>Address line 1</w:t>
                                  </w:r>
                                </w:p>
                              </w:tc>
                            </w:tr>
                            <w:tr w:rsidR="00DB05E9" w14:paraId="583F0E77" w14:textId="77777777">
                              <w:trPr>
                                <w:trHeight w:val="295"/>
                              </w:trPr>
                              <w:tc>
                                <w:tcPr>
                                  <w:tcW w:w="2895" w:type="dxa"/>
                                </w:tcPr>
                                <w:p w14:paraId="3A473167" w14:textId="77777777" w:rsidR="00DB05E9" w:rsidRPr="00221F65" w:rsidRDefault="00221F65">
                                  <w:pPr>
                                    <w:pStyle w:val="TableParagraph"/>
                                    <w:rPr>
                                      <w:sz w:val="20"/>
                                      <w:highlight w:val="yellow"/>
                                    </w:rPr>
                                  </w:pPr>
                                  <w:r w:rsidRPr="00221F65">
                                    <w:rPr>
                                      <w:color w:val="231F20"/>
                                      <w:sz w:val="20"/>
                                      <w:highlight w:val="yellow"/>
                                    </w:rPr>
                                    <w:t>Address line 2</w:t>
                                  </w:r>
                                </w:p>
                              </w:tc>
                            </w:tr>
                            <w:tr w:rsidR="00DB05E9" w14:paraId="4B6EBC11" w14:textId="77777777">
                              <w:trPr>
                                <w:trHeight w:val="295"/>
                              </w:trPr>
                              <w:tc>
                                <w:tcPr>
                                  <w:tcW w:w="2895" w:type="dxa"/>
                                </w:tcPr>
                                <w:p w14:paraId="061AC11A" w14:textId="77777777" w:rsidR="00DB05E9" w:rsidRPr="00221F65" w:rsidRDefault="00221F65">
                                  <w:pPr>
                                    <w:pStyle w:val="TableParagraph"/>
                                    <w:rPr>
                                      <w:sz w:val="20"/>
                                      <w:highlight w:val="yellow"/>
                                    </w:rPr>
                                  </w:pPr>
                                  <w:r w:rsidRPr="00221F65">
                                    <w:rPr>
                                      <w:color w:val="231F20"/>
                                      <w:sz w:val="20"/>
                                      <w:highlight w:val="yellow"/>
                                    </w:rPr>
                                    <w:t>Address line 3</w:t>
                                  </w:r>
                                </w:p>
                              </w:tc>
                            </w:tr>
                            <w:tr w:rsidR="00DB05E9" w14:paraId="75B28A34" w14:textId="77777777">
                              <w:trPr>
                                <w:trHeight w:val="295"/>
                              </w:trPr>
                              <w:tc>
                                <w:tcPr>
                                  <w:tcW w:w="2895" w:type="dxa"/>
                                </w:tcPr>
                                <w:p w14:paraId="7231A5CC" w14:textId="77777777" w:rsidR="00DB05E9" w:rsidRPr="00221F65" w:rsidRDefault="00221F65">
                                  <w:pPr>
                                    <w:pStyle w:val="TableParagraph"/>
                                    <w:rPr>
                                      <w:sz w:val="20"/>
                                      <w:highlight w:val="yellow"/>
                                    </w:rPr>
                                  </w:pPr>
                                  <w:r w:rsidRPr="00221F65">
                                    <w:rPr>
                                      <w:color w:val="231F20"/>
                                      <w:sz w:val="20"/>
                                      <w:highlight w:val="yellow"/>
                                    </w:rPr>
                                    <w:t>Address line 4</w:t>
                                  </w:r>
                                </w:p>
                              </w:tc>
                            </w:tr>
                            <w:tr w:rsidR="00DB05E9" w14:paraId="33F0A493" w14:textId="77777777">
                              <w:trPr>
                                <w:trHeight w:val="295"/>
                              </w:trPr>
                              <w:tc>
                                <w:tcPr>
                                  <w:tcW w:w="2895" w:type="dxa"/>
                                </w:tcPr>
                                <w:p w14:paraId="5D6CD9E9" w14:textId="77777777" w:rsidR="00DB05E9" w:rsidRPr="00221F65" w:rsidRDefault="00221F65">
                                  <w:pPr>
                                    <w:pStyle w:val="TableParagraph"/>
                                    <w:rPr>
                                      <w:sz w:val="20"/>
                                      <w:highlight w:val="yellow"/>
                                    </w:rPr>
                                  </w:pPr>
                                  <w:r w:rsidRPr="00221F65">
                                    <w:rPr>
                                      <w:color w:val="231F20"/>
                                      <w:sz w:val="20"/>
                                      <w:highlight w:val="yellow"/>
                                    </w:rPr>
                                    <w:t>Postcode</w:t>
                                  </w:r>
                                </w:p>
                              </w:tc>
                            </w:tr>
                          </w:tbl>
                          <w:p w14:paraId="31E66894"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ED0CB5" id="Text Box 54" o:spid="_x0000_s1039" type="#_x0000_t202" style="position:absolute;margin-left:224.9pt;margin-top:9.3pt;width:145.9pt;height:93.75pt;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DB05E9" w14:paraId="2EEACB41" w14:textId="77777777">
                        <w:trPr>
                          <w:trHeight w:val="295"/>
                        </w:trPr>
                        <w:tc>
                          <w:tcPr>
                            <w:tcW w:w="2895" w:type="dxa"/>
                          </w:tcPr>
                          <w:p w14:paraId="3CAF5F60" w14:textId="77777777" w:rsidR="00DB05E9" w:rsidRPr="00221F65" w:rsidRDefault="00221F65">
                            <w:pPr>
                              <w:pStyle w:val="TableParagraph"/>
                              <w:rPr>
                                <w:sz w:val="20"/>
                                <w:highlight w:val="yellow"/>
                              </w:rPr>
                            </w:pPr>
                            <w:r w:rsidRPr="00221F65">
                              <w:rPr>
                                <w:color w:val="231F20"/>
                                <w:sz w:val="20"/>
                                <w:highlight w:val="yellow"/>
                              </w:rPr>
                              <w:t>Full name</w:t>
                            </w:r>
                          </w:p>
                        </w:tc>
                      </w:tr>
                      <w:tr w:rsidR="00DB05E9" w14:paraId="6E93E1B8" w14:textId="77777777">
                        <w:trPr>
                          <w:trHeight w:val="295"/>
                        </w:trPr>
                        <w:tc>
                          <w:tcPr>
                            <w:tcW w:w="2895" w:type="dxa"/>
                          </w:tcPr>
                          <w:p w14:paraId="00844D3E" w14:textId="77777777" w:rsidR="00DB05E9" w:rsidRPr="00221F65" w:rsidRDefault="00221F65">
                            <w:pPr>
                              <w:pStyle w:val="TableParagraph"/>
                              <w:rPr>
                                <w:sz w:val="20"/>
                                <w:highlight w:val="yellow"/>
                              </w:rPr>
                            </w:pPr>
                            <w:r w:rsidRPr="00221F65">
                              <w:rPr>
                                <w:color w:val="231F20"/>
                                <w:sz w:val="20"/>
                                <w:highlight w:val="yellow"/>
                              </w:rPr>
                              <w:t>Address line 1</w:t>
                            </w:r>
                          </w:p>
                        </w:tc>
                      </w:tr>
                      <w:tr w:rsidR="00DB05E9" w14:paraId="583F0E77" w14:textId="77777777">
                        <w:trPr>
                          <w:trHeight w:val="295"/>
                        </w:trPr>
                        <w:tc>
                          <w:tcPr>
                            <w:tcW w:w="2895" w:type="dxa"/>
                          </w:tcPr>
                          <w:p w14:paraId="3A473167" w14:textId="77777777" w:rsidR="00DB05E9" w:rsidRPr="00221F65" w:rsidRDefault="00221F65">
                            <w:pPr>
                              <w:pStyle w:val="TableParagraph"/>
                              <w:rPr>
                                <w:sz w:val="20"/>
                                <w:highlight w:val="yellow"/>
                              </w:rPr>
                            </w:pPr>
                            <w:r w:rsidRPr="00221F65">
                              <w:rPr>
                                <w:color w:val="231F20"/>
                                <w:sz w:val="20"/>
                                <w:highlight w:val="yellow"/>
                              </w:rPr>
                              <w:t>Address line 2</w:t>
                            </w:r>
                          </w:p>
                        </w:tc>
                      </w:tr>
                      <w:tr w:rsidR="00DB05E9" w14:paraId="4B6EBC11" w14:textId="77777777">
                        <w:trPr>
                          <w:trHeight w:val="295"/>
                        </w:trPr>
                        <w:tc>
                          <w:tcPr>
                            <w:tcW w:w="2895" w:type="dxa"/>
                          </w:tcPr>
                          <w:p w14:paraId="061AC11A" w14:textId="77777777" w:rsidR="00DB05E9" w:rsidRPr="00221F65" w:rsidRDefault="00221F65">
                            <w:pPr>
                              <w:pStyle w:val="TableParagraph"/>
                              <w:rPr>
                                <w:sz w:val="20"/>
                                <w:highlight w:val="yellow"/>
                              </w:rPr>
                            </w:pPr>
                            <w:r w:rsidRPr="00221F65">
                              <w:rPr>
                                <w:color w:val="231F20"/>
                                <w:sz w:val="20"/>
                                <w:highlight w:val="yellow"/>
                              </w:rPr>
                              <w:t>Address line 3</w:t>
                            </w:r>
                          </w:p>
                        </w:tc>
                      </w:tr>
                      <w:tr w:rsidR="00DB05E9" w14:paraId="75B28A34" w14:textId="77777777">
                        <w:trPr>
                          <w:trHeight w:val="295"/>
                        </w:trPr>
                        <w:tc>
                          <w:tcPr>
                            <w:tcW w:w="2895" w:type="dxa"/>
                          </w:tcPr>
                          <w:p w14:paraId="7231A5CC" w14:textId="77777777" w:rsidR="00DB05E9" w:rsidRPr="00221F65" w:rsidRDefault="00221F65">
                            <w:pPr>
                              <w:pStyle w:val="TableParagraph"/>
                              <w:rPr>
                                <w:sz w:val="20"/>
                                <w:highlight w:val="yellow"/>
                              </w:rPr>
                            </w:pPr>
                            <w:r w:rsidRPr="00221F65">
                              <w:rPr>
                                <w:color w:val="231F20"/>
                                <w:sz w:val="20"/>
                                <w:highlight w:val="yellow"/>
                              </w:rPr>
                              <w:t>Address line 4</w:t>
                            </w:r>
                          </w:p>
                        </w:tc>
                      </w:tr>
                      <w:tr w:rsidR="00DB05E9" w14:paraId="33F0A493" w14:textId="77777777">
                        <w:trPr>
                          <w:trHeight w:val="295"/>
                        </w:trPr>
                        <w:tc>
                          <w:tcPr>
                            <w:tcW w:w="2895" w:type="dxa"/>
                          </w:tcPr>
                          <w:p w14:paraId="5D6CD9E9" w14:textId="77777777" w:rsidR="00DB05E9" w:rsidRPr="00221F65" w:rsidRDefault="00221F65">
                            <w:pPr>
                              <w:pStyle w:val="TableParagraph"/>
                              <w:rPr>
                                <w:sz w:val="20"/>
                                <w:highlight w:val="yellow"/>
                              </w:rPr>
                            </w:pPr>
                            <w:r w:rsidRPr="00221F65">
                              <w:rPr>
                                <w:color w:val="231F20"/>
                                <w:sz w:val="20"/>
                                <w:highlight w:val="yellow"/>
                              </w:rPr>
                              <w:t>Postcode</w:t>
                            </w:r>
                          </w:p>
                        </w:tc>
                      </w:tr>
                    </w:tbl>
                    <w:p w14:paraId="31E66894"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54656" behindDoc="1" locked="0" layoutInCell="1" allowOverlap="1" wp14:anchorId="270D46AF" wp14:editId="427A856F">
                <wp:simplePos x="0" y="0"/>
                <wp:positionH relativeFrom="page">
                  <wp:posOffset>4883785</wp:posOffset>
                </wp:positionH>
                <wp:positionV relativeFrom="paragraph">
                  <wp:posOffset>118110</wp:posOffset>
                </wp:positionV>
                <wp:extent cx="1852930" cy="1190625"/>
                <wp:effectExtent l="0" t="0" r="0" b="0"/>
                <wp:wrapTopAndBottom/>
                <wp:docPr id="59"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1190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DB05E9" w14:paraId="37FF038B" w14:textId="77777777">
                              <w:trPr>
                                <w:trHeight w:val="295"/>
                              </w:trPr>
                              <w:tc>
                                <w:tcPr>
                                  <w:tcW w:w="2895" w:type="dxa"/>
                                </w:tcPr>
                                <w:p w14:paraId="0B1B7909" w14:textId="77777777" w:rsidR="00DB05E9" w:rsidRPr="00221F65" w:rsidRDefault="00221F65">
                                  <w:pPr>
                                    <w:pStyle w:val="TableParagraph"/>
                                    <w:rPr>
                                      <w:sz w:val="20"/>
                                      <w:highlight w:val="yellow"/>
                                    </w:rPr>
                                  </w:pPr>
                                  <w:r w:rsidRPr="00221F65">
                                    <w:rPr>
                                      <w:color w:val="231F20"/>
                                      <w:sz w:val="20"/>
                                      <w:highlight w:val="yellow"/>
                                    </w:rPr>
                                    <w:t>Full name</w:t>
                                  </w:r>
                                </w:p>
                              </w:tc>
                            </w:tr>
                            <w:tr w:rsidR="00DB05E9" w14:paraId="7071DC36" w14:textId="77777777">
                              <w:trPr>
                                <w:trHeight w:val="295"/>
                              </w:trPr>
                              <w:tc>
                                <w:tcPr>
                                  <w:tcW w:w="2895" w:type="dxa"/>
                                </w:tcPr>
                                <w:p w14:paraId="4D37CAF4" w14:textId="77777777" w:rsidR="00DB05E9" w:rsidRPr="00221F65" w:rsidRDefault="00221F65">
                                  <w:pPr>
                                    <w:pStyle w:val="TableParagraph"/>
                                    <w:rPr>
                                      <w:sz w:val="20"/>
                                      <w:highlight w:val="yellow"/>
                                    </w:rPr>
                                  </w:pPr>
                                  <w:r w:rsidRPr="00221F65">
                                    <w:rPr>
                                      <w:color w:val="231F20"/>
                                      <w:sz w:val="20"/>
                                      <w:highlight w:val="yellow"/>
                                    </w:rPr>
                                    <w:t>Address line 1</w:t>
                                  </w:r>
                                </w:p>
                              </w:tc>
                            </w:tr>
                            <w:tr w:rsidR="00DB05E9" w14:paraId="0FACC57E" w14:textId="77777777">
                              <w:trPr>
                                <w:trHeight w:val="295"/>
                              </w:trPr>
                              <w:tc>
                                <w:tcPr>
                                  <w:tcW w:w="2895" w:type="dxa"/>
                                </w:tcPr>
                                <w:p w14:paraId="5B1A0132" w14:textId="77777777" w:rsidR="00DB05E9" w:rsidRPr="00221F65" w:rsidRDefault="00221F65">
                                  <w:pPr>
                                    <w:pStyle w:val="TableParagraph"/>
                                    <w:rPr>
                                      <w:sz w:val="20"/>
                                      <w:highlight w:val="yellow"/>
                                    </w:rPr>
                                  </w:pPr>
                                  <w:r w:rsidRPr="00221F65">
                                    <w:rPr>
                                      <w:color w:val="231F20"/>
                                      <w:sz w:val="20"/>
                                      <w:highlight w:val="yellow"/>
                                    </w:rPr>
                                    <w:t>Address line 2</w:t>
                                  </w:r>
                                </w:p>
                              </w:tc>
                            </w:tr>
                            <w:tr w:rsidR="00DB05E9" w14:paraId="7B52679A" w14:textId="77777777">
                              <w:trPr>
                                <w:trHeight w:val="295"/>
                              </w:trPr>
                              <w:tc>
                                <w:tcPr>
                                  <w:tcW w:w="2895" w:type="dxa"/>
                                </w:tcPr>
                                <w:p w14:paraId="72211C95" w14:textId="77777777" w:rsidR="00DB05E9" w:rsidRPr="00221F65" w:rsidRDefault="00221F65">
                                  <w:pPr>
                                    <w:pStyle w:val="TableParagraph"/>
                                    <w:rPr>
                                      <w:sz w:val="20"/>
                                      <w:highlight w:val="yellow"/>
                                    </w:rPr>
                                  </w:pPr>
                                  <w:r w:rsidRPr="00221F65">
                                    <w:rPr>
                                      <w:color w:val="231F20"/>
                                      <w:sz w:val="20"/>
                                      <w:highlight w:val="yellow"/>
                                    </w:rPr>
                                    <w:t>Address line 3</w:t>
                                  </w:r>
                                </w:p>
                              </w:tc>
                            </w:tr>
                            <w:tr w:rsidR="00DB05E9" w14:paraId="540370A3" w14:textId="77777777">
                              <w:trPr>
                                <w:trHeight w:val="295"/>
                              </w:trPr>
                              <w:tc>
                                <w:tcPr>
                                  <w:tcW w:w="2895" w:type="dxa"/>
                                </w:tcPr>
                                <w:p w14:paraId="235D794E" w14:textId="77777777" w:rsidR="00DB05E9" w:rsidRPr="00221F65" w:rsidRDefault="00221F65">
                                  <w:pPr>
                                    <w:pStyle w:val="TableParagraph"/>
                                    <w:rPr>
                                      <w:sz w:val="20"/>
                                      <w:highlight w:val="yellow"/>
                                    </w:rPr>
                                  </w:pPr>
                                  <w:r w:rsidRPr="00221F65">
                                    <w:rPr>
                                      <w:color w:val="231F20"/>
                                      <w:sz w:val="20"/>
                                      <w:highlight w:val="yellow"/>
                                    </w:rPr>
                                    <w:t>Address line 4</w:t>
                                  </w:r>
                                </w:p>
                              </w:tc>
                            </w:tr>
                            <w:tr w:rsidR="00DB05E9" w14:paraId="13AE616C" w14:textId="77777777">
                              <w:trPr>
                                <w:trHeight w:val="295"/>
                              </w:trPr>
                              <w:tc>
                                <w:tcPr>
                                  <w:tcW w:w="2895" w:type="dxa"/>
                                </w:tcPr>
                                <w:p w14:paraId="23050C1C" w14:textId="77777777" w:rsidR="00DB05E9" w:rsidRPr="00221F65" w:rsidRDefault="00221F65">
                                  <w:pPr>
                                    <w:pStyle w:val="TableParagraph"/>
                                    <w:rPr>
                                      <w:sz w:val="20"/>
                                      <w:highlight w:val="yellow"/>
                                    </w:rPr>
                                  </w:pPr>
                                  <w:r w:rsidRPr="00221F65">
                                    <w:rPr>
                                      <w:color w:val="231F20"/>
                                      <w:sz w:val="20"/>
                                      <w:highlight w:val="yellow"/>
                                    </w:rPr>
                                    <w:t>Postcode</w:t>
                                  </w:r>
                                </w:p>
                              </w:tc>
                            </w:tr>
                          </w:tbl>
                          <w:p w14:paraId="23DC1825"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0D46AF" id="Text Box 53" o:spid="_x0000_s1040" type="#_x0000_t202" style="position:absolute;margin-left:384.55pt;margin-top:9.3pt;width:145.9pt;height:93.75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2895"/>
                      </w:tblGrid>
                      <w:tr w:rsidR="00DB05E9" w14:paraId="37FF038B" w14:textId="77777777">
                        <w:trPr>
                          <w:trHeight w:val="295"/>
                        </w:trPr>
                        <w:tc>
                          <w:tcPr>
                            <w:tcW w:w="2895" w:type="dxa"/>
                          </w:tcPr>
                          <w:p w14:paraId="0B1B7909" w14:textId="77777777" w:rsidR="00DB05E9" w:rsidRPr="00221F65" w:rsidRDefault="00221F65">
                            <w:pPr>
                              <w:pStyle w:val="TableParagraph"/>
                              <w:rPr>
                                <w:sz w:val="20"/>
                                <w:highlight w:val="yellow"/>
                              </w:rPr>
                            </w:pPr>
                            <w:r w:rsidRPr="00221F65">
                              <w:rPr>
                                <w:color w:val="231F20"/>
                                <w:sz w:val="20"/>
                                <w:highlight w:val="yellow"/>
                              </w:rPr>
                              <w:t>Full name</w:t>
                            </w:r>
                          </w:p>
                        </w:tc>
                      </w:tr>
                      <w:tr w:rsidR="00DB05E9" w14:paraId="7071DC36" w14:textId="77777777">
                        <w:trPr>
                          <w:trHeight w:val="295"/>
                        </w:trPr>
                        <w:tc>
                          <w:tcPr>
                            <w:tcW w:w="2895" w:type="dxa"/>
                          </w:tcPr>
                          <w:p w14:paraId="4D37CAF4" w14:textId="77777777" w:rsidR="00DB05E9" w:rsidRPr="00221F65" w:rsidRDefault="00221F65">
                            <w:pPr>
                              <w:pStyle w:val="TableParagraph"/>
                              <w:rPr>
                                <w:sz w:val="20"/>
                                <w:highlight w:val="yellow"/>
                              </w:rPr>
                            </w:pPr>
                            <w:r w:rsidRPr="00221F65">
                              <w:rPr>
                                <w:color w:val="231F20"/>
                                <w:sz w:val="20"/>
                                <w:highlight w:val="yellow"/>
                              </w:rPr>
                              <w:t>Address line 1</w:t>
                            </w:r>
                          </w:p>
                        </w:tc>
                      </w:tr>
                      <w:tr w:rsidR="00DB05E9" w14:paraId="0FACC57E" w14:textId="77777777">
                        <w:trPr>
                          <w:trHeight w:val="295"/>
                        </w:trPr>
                        <w:tc>
                          <w:tcPr>
                            <w:tcW w:w="2895" w:type="dxa"/>
                          </w:tcPr>
                          <w:p w14:paraId="5B1A0132" w14:textId="77777777" w:rsidR="00DB05E9" w:rsidRPr="00221F65" w:rsidRDefault="00221F65">
                            <w:pPr>
                              <w:pStyle w:val="TableParagraph"/>
                              <w:rPr>
                                <w:sz w:val="20"/>
                                <w:highlight w:val="yellow"/>
                              </w:rPr>
                            </w:pPr>
                            <w:r w:rsidRPr="00221F65">
                              <w:rPr>
                                <w:color w:val="231F20"/>
                                <w:sz w:val="20"/>
                                <w:highlight w:val="yellow"/>
                              </w:rPr>
                              <w:t>Address line 2</w:t>
                            </w:r>
                          </w:p>
                        </w:tc>
                      </w:tr>
                      <w:tr w:rsidR="00DB05E9" w14:paraId="7B52679A" w14:textId="77777777">
                        <w:trPr>
                          <w:trHeight w:val="295"/>
                        </w:trPr>
                        <w:tc>
                          <w:tcPr>
                            <w:tcW w:w="2895" w:type="dxa"/>
                          </w:tcPr>
                          <w:p w14:paraId="72211C95" w14:textId="77777777" w:rsidR="00DB05E9" w:rsidRPr="00221F65" w:rsidRDefault="00221F65">
                            <w:pPr>
                              <w:pStyle w:val="TableParagraph"/>
                              <w:rPr>
                                <w:sz w:val="20"/>
                                <w:highlight w:val="yellow"/>
                              </w:rPr>
                            </w:pPr>
                            <w:r w:rsidRPr="00221F65">
                              <w:rPr>
                                <w:color w:val="231F20"/>
                                <w:sz w:val="20"/>
                                <w:highlight w:val="yellow"/>
                              </w:rPr>
                              <w:t>Address line 3</w:t>
                            </w:r>
                          </w:p>
                        </w:tc>
                      </w:tr>
                      <w:tr w:rsidR="00DB05E9" w14:paraId="540370A3" w14:textId="77777777">
                        <w:trPr>
                          <w:trHeight w:val="295"/>
                        </w:trPr>
                        <w:tc>
                          <w:tcPr>
                            <w:tcW w:w="2895" w:type="dxa"/>
                          </w:tcPr>
                          <w:p w14:paraId="235D794E" w14:textId="77777777" w:rsidR="00DB05E9" w:rsidRPr="00221F65" w:rsidRDefault="00221F65">
                            <w:pPr>
                              <w:pStyle w:val="TableParagraph"/>
                              <w:rPr>
                                <w:sz w:val="20"/>
                                <w:highlight w:val="yellow"/>
                              </w:rPr>
                            </w:pPr>
                            <w:r w:rsidRPr="00221F65">
                              <w:rPr>
                                <w:color w:val="231F20"/>
                                <w:sz w:val="20"/>
                                <w:highlight w:val="yellow"/>
                              </w:rPr>
                              <w:t>Address line 4</w:t>
                            </w:r>
                          </w:p>
                        </w:tc>
                      </w:tr>
                      <w:tr w:rsidR="00DB05E9" w14:paraId="13AE616C" w14:textId="77777777">
                        <w:trPr>
                          <w:trHeight w:val="295"/>
                        </w:trPr>
                        <w:tc>
                          <w:tcPr>
                            <w:tcW w:w="2895" w:type="dxa"/>
                          </w:tcPr>
                          <w:p w14:paraId="23050C1C" w14:textId="77777777" w:rsidR="00DB05E9" w:rsidRPr="00221F65" w:rsidRDefault="00221F65">
                            <w:pPr>
                              <w:pStyle w:val="TableParagraph"/>
                              <w:rPr>
                                <w:sz w:val="20"/>
                                <w:highlight w:val="yellow"/>
                              </w:rPr>
                            </w:pPr>
                            <w:r w:rsidRPr="00221F65">
                              <w:rPr>
                                <w:color w:val="231F20"/>
                                <w:sz w:val="20"/>
                                <w:highlight w:val="yellow"/>
                              </w:rPr>
                              <w:t>Postcode</w:t>
                            </w:r>
                          </w:p>
                        </w:tc>
                      </w:tr>
                    </w:tbl>
                    <w:p w14:paraId="23DC1825"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55680" behindDoc="1" locked="0" layoutInCell="1" allowOverlap="1" wp14:anchorId="435D73A0" wp14:editId="0C1BC03E">
                <wp:simplePos x="0" y="0"/>
                <wp:positionH relativeFrom="page">
                  <wp:posOffset>828040</wp:posOffset>
                </wp:positionH>
                <wp:positionV relativeFrom="paragraph">
                  <wp:posOffset>1449070</wp:posOffset>
                </wp:positionV>
                <wp:extent cx="1852930" cy="708025"/>
                <wp:effectExtent l="0" t="0" r="0" b="0"/>
                <wp:wrapTopAndBottom/>
                <wp:docPr id="58"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DB05E9" w14:paraId="3C177404" w14:textId="77777777">
                              <w:trPr>
                                <w:trHeight w:val="775"/>
                              </w:trPr>
                              <w:tc>
                                <w:tcPr>
                                  <w:tcW w:w="758" w:type="dxa"/>
                                </w:tcPr>
                                <w:p w14:paraId="361509D1" w14:textId="77777777" w:rsidR="00DB05E9" w:rsidRDefault="00221F65">
                                  <w:pPr>
                                    <w:pStyle w:val="TableParagraph"/>
                                    <w:spacing w:line="240" w:lineRule="auto"/>
                                    <w:rPr>
                                      <w:sz w:val="20"/>
                                    </w:rPr>
                                  </w:pPr>
                                  <w:r>
                                    <w:rPr>
                                      <w:color w:val="231F20"/>
                                      <w:sz w:val="20"/>
                                    </w:rPr>
                                    <w:t>Signed:</w:t>
                                  </w:r>
                                </w:p>
                              </w:tc>
                              <w:tc>
                                <w:tcPr>
                                  <w:tcW w:w="2138" w:type="dxa"/>
                                </w:tcPr>
                                <w:p w14:paraId="602665AC" w14:textId="77777777" w:rsidR="00DB05E9" w:rsidRDefault="00DB05E9">
                                  <w:pPr>
                                    <w:pStyle w:val="TableParagraph"/>
                                    <w:spacing w:before="0" w:line="240" w:lineRule="auto"/>
                                    <w:ind w:left="0"/>
                                    <w:rPr>
                                      <w:rFonts w:ascii="Times New Roman"/>
                                      <w:sz w:val="18"/>
                                    </w:rPr>
                                  </w:pPr>
                                </w:p>
                              </w:tc>
                            </w:tr>
                            <w:tr w:rsidR="00DB05E9" w14:paraId="1C98B81B" w14:textId="77777777">
                              <w:trPr>
                                <w:trHeight w:val="295"/>
                              </w:trPr>
                              <w:tc>
                                <w:tcPr>
                                  <w:tcW w:w="758" w:type="dxa"/>
                                </w:tcPr>
                                <w:p w14:paraId="6ACA92F2" w14:textId="77777777" w:rsidR="00DB05E9" w:rsidRDefault="00221F65">
                                  <w:pPr>
                                    <w:pStyle w:val="TableParagraph"/>
                                    <w:rPr>
                                      <w:sz w:val="20"/>
                                    </w:rPr>
                                  </w:pPr>
                                  <w:r>
                                    <w:rPr>
                                      <w:color w:val="231F20"/>
                                      <w:sz w:val="20"/>
                                    </w:rPr>
                                    <w:t>Date:</w:t>
                                  </w:r>
                                </w:p>
                              </w:tc>
                              <w:tc>
                                <w:tcPr>
                                  <w:tcW w:w="2138" w:type="dxa"/>
                                </w:tcPr>
                                <w:p w14:paraId="7874316A" w14:textId="77777777" w:rsidR="00DB05E9" w:rsidRDefault="00DB05E9">
                                  <w:pPr>
                                    <w:pStyle w:val="TableParagraph"/>
                                    <w:spacing w:before="0" w:line="240" w:lineRule="auto"/>
                                    <w:ind w:left="0"/>
                                    <w:rPr>
                                      <w:rFonts w:ascii="Times New Roman"/>
                                      <w:sz w:val="18"/>
                                    </w:rPr>
                                  </w:pPr>
                                </w:p>
                              </w:tc>
                            </w:tr>
                          </w:tbl>
                          <w:p w14:paraId="29DB9C62"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5D73A0" id="Text Box 52" o:spid="_x0000_s1041" type="#_x0000_t202" style="position:absolute;margin-left:65.2pt;margin-top:114.1pt;width:145.9pt;height:55.75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DB05E9" w14:paraId="3C177404" w14:textId="77777777">
                        <w:trPr>
                          <w:trHeight w:val="775"/>
                        </w:trPr>
                        <w:tc>
                          <w:tcPr>
                            <w:tcW w:w="758" w:type="dxa"/>
                          </w:tcPr>
                          <w:p w14:paraId="361509D1" w14:textId="77777777" w:rsidR="00DB05E9" w:rsidRDefault="00221F65">
                            <w:pPr>
                              <w:pStyle w:val="TableParagraph"/>
                              <w:spacing w:line="240" w:lineRule="auto"/>
                              <w:rPr>
                                <w:sz w:val="20"/>
                              </w:rPr>
                            </w:pPr>
                            <w:r>
                              <w:rPr>
                                <w:color w:val="231F20"/>
                                <w:sz w:val="20"/>
                              </w:rPr>
                              <w:t>Signed:</w:t>
                            </w:r>
                          </w:p>
                        </w:tc>
                        <w:tc>
                          <w:tcPr>
                            <w:tcW w:w="2138" w:type="dxa"/>
                          </w:tcPr>
                          <w:p w14:paraId="602665AC" w14:textId="77777777" w:rsidR="00DB05E9" w:rsidRDefault="00DB05E9">
                            <w:pPr>
                              <w:pStyle w:val="TableParagraph"/>
                              <w:spacing w:before="0" w:line="240" w:lineRule="auto"/>
                              <w:ind w:left="0"/>
                              <w:rPr>
                                <w:rFonts w:ascii="Times New Roman"/>
                                <w:sz w:val="18"/>
                              </w:rPr>
                            </w:pPr>
                          </w:p>
                        </w:tc>
                      </w:tr>
                      <w:tr w:rsidR="00DB05E9" w14:paraId="1C98B81B" w14:textId="77777777">
                        <w:trPr>
                          <w:trHeight w:val="295"/>
                        </w:trPr>
                        <w:tc>
                          <w:tcPr>
                            <w:tcW w:w="758" w:type="dxa"/>
                          </w:tcPr>
                          <w:p w14:paraId="6ACA92F2" w14:textId="77777777" w:rsidR="00DB05E9" w:rsidRDefault="00221F65">
                            <w:pPr>
                              <w:pStyle w:val="TableParagraph"/>
                              <w:rPr>
                                <w:sz w:val="20"/>
                              </w:rPr>
                            </w:pPr>
                            <w:r>
                              <w:rPr>
                                <w:color w:val="231F20"/>
                                <w:sz w:val="20"/>
                              </w:rPr>
                              <w:t>Date:</w:t>
                            </w:r>
                          </w:p>
                        </w:tc>
                        <w:tc>
                          <w:tcPr>
                            <w:tcW w:w="2138" w:type="dxa"/>
                          </w:tcPr>
                          <w:p w14:paraId="7874316A" w14:textId="77777777" w:rsidR="00DB05E9" w:rsidRDefault="00DB05E9">
                            <w:pPr>
                              <w:pStyle w:val="TableParagraph"/>
                              <w:spacing w:before="0" w:line="240" w:lineRule="auto"/>
                              <w:ind w:left="0"/>
                              <w:rPr>
                                <w:rFonts w:ascii="Times New Roman"/>
                                <w:sz w:val="18"/>
                              </w:rPr>
                            </w:pPr>
                          </w:p>
                        </w:tc>
                      </w:tr>
                    </w:tbl>
                    <w:p w14:paraId="29DB9C62"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56704" behindDoc="1" locked="0" layoutInCell="1" allowOverlap="1" wp14:anchorId="7329A8F9" wp14:editId="2C791FCB">
                <wp:simplePos x="0" y="0"/>
                <wp:positionH relativeFrom="page">
                  <wp:posOffset>2856230</wp:posOffset>
                </wp:positionH>
                <wp:positionV relativeFrom="paragraph">
                  <wp:posOffset>1449070</wp:posOffset>
                </wp:positionV>
                <wp:extent cx="1852930" cy="708025"/>
                <wp:effectExtent l="0" t="0" r="0" b="0"/>
                <wp:wrapTopAndBottom/>
                <wp:docPr id="57"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DB05E9" w14:paraId="4ED26563" w14:textId="77777777">
                              <w:trPr>
                                <w:trHeight w:val="775"/>
                              </w:trPr>
                              <w:tc>
                                <w:tcPr>
                                  <w:tcW w:w="758" w:type="dxa"/>
                                </w:tcPr>
                                <w:p w14:paraId="691A5AC1" w14:textId="77777777" w:rsidR="00DB05E9" w:rsidRDefault="00221F65">
                                  <w:pPr>
                                    <w:pStyle w:val="TableParagraph"/>
                                    <w:spacing w:line="240" w:lineRule="auto"/>
                                    <w:rPr>
                                      <w:sz w:val="20"/>
                                    </w:rPr>
                                  </w:pPr>
                                  <w:r>
                                    <w:rPr>
                                      <w:color w:val="231F20"/>
                                      <w:sz w:val="20"/>
                                    </w:rPr>
                                    <w:t>Signed:</w:t>
                                  </w:r>
                                </w:p>
                              </w:tc>
                              <w:tc>
                                <w:tcPr>
                                  <w:tcW w:w="2138" w:type="dxa"/>
                                </w:tcPr>
                                <w:p w14:paraId="331885D1" w14:textId="77777777" w:rsidR="00DB05E9" w:rsidRDefault="00DB05E9">
                                  <w:pPr>
                                    <w:pStyle w:val="TableParagraph"/>
                                    <w:spacing w:before="0" w:line="240" w:lineRule="auto"/>
                                    <w:ind w:left="0"/>
                                    <w:rPr>
                                      <w:rFonts w:ascii="Times New Roman"/>
                                      <w:sz w:val="18"/>
                                    </w:rPr>
                                  </w:pPr>
                                </w:p>
                              </w:tc>
                            </w:tr>
                            <w:tr w:rsidR="00DB05E9" w14:paraId="524D0C3D" w14:textId="77777777">
                              <w:trPr>
                                <w:trHeight w:val="295"/>
                              </w:trPr>
                              <w:tc>
                                <w:tcPr>
                                  <w:tcW w:w="758" w:type="dxa"/>
                                </w:tcPr>
                                <w:p w14:paraId="78886539" w14:textId="77777777" w:rsidR="00DB05E9" w:rsidRDefault="00221F65">
                                  <w:pPr>
                                    <w:pStyle w:val="TableParagraph"/>
                                    <w:rPr>
                                      <w:sz w:val="20"/>
                                    </w:rPr>
                                  </w:pPr>
                                  <w:r>
                                    <w:rPr>
                                      <w:color w:val="231F20"/>
                                      <w:sz w:val="20"/>
                                    </w:rPr>
                                    <w:t>Date:</w:t>
                                  </w:r>
                                </w:p>
                              </w:tc>
                              <w:tc>
                                <w:tcPr>
                                  <w:tcW w:w="2138" w:type="dxa"/>
                                </w:tcPr>
                                <w:p w14:paraId="23A028E1" w14:textId="77777777" w:rsidR="00DB05E9" w:rsidRDefault="00DB05E9">
                                  <w:pPr>
                                    <w:pStyle w:val="TableParagraph"/>
                                    <w:spacing w:before="0" w:line="240" w:lineRule="auto"/>
                                    <w:ind w:left="0"/>
                                    <w:rPr>
                                      <w:rFonts w:ascii="Times New Roman"/>
                                      <w:sz w:val="18"/>
                                    </w:rPr>
                                  </w:pPr>
                                </w:p>
                              </w:tc>
                            </w:tr>
                          </w:tbl>
                          <w:p w14:paraId="70DB6B74"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29A8F9" id="Text Box 51" o:spid="_x0000_s1042" type="#_x0000_t202" style="position:absolute;margin-left:224.9pt;margin-top:114.1pt;width:145.9pt;height:55.75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DB05E9" w14:paraId="4ED26563" w14:textId="77777777">
                        <w:trPr>
                          <w:trHeight w:val="775"/>
                        </w:trPr>
                        <w:tc>
                          <w:tcPr>
                            <w:tcW w:w="758" w:type="dxa"/>
                          </w:tcPr>
                          <w:p w14:paraId="691A5AC1" w14:textId="77777777" w:rsidR="00DB05E9" w:rsidRDefault="00221F65">
                            <w:pPr>
                              <w:pStyle w:val="TableParagraph"/>
                              <w:spacing w:line="240" w:lineRule="auto"/>
                              <w:rPr>
                                <w:sz w:val="20"/>
                              </w:rPr>
                            </w:pPr>
                            <w:r>
                              <w:rPr>
                                <w:color w:val="231F20"/>
                                <w:sz w:val="20"/>
                              </w:rPr>
                              <w:t>Signed:</w:t>
                            </w:r>
                          </w:p>
                        </w:tc>
                        <w:tc>
                          <w:tcPr>
                            <w:tcW w:w="2138" w:type="dxa"/>
                          </w:tcPr>
                          <w:p w14:paraId="331885D1" w14:textId="77777777" w:rsidR="00DB05E9" w:rsidRDefault="00DB05E9">
                            <w:pPr>
                              <w:pStyle w:val="TableParagraph"/>
                              <w:spacing w:before="0" w:line="240" w:lineRule="auto"/>
                              <w:ind w:left="0"/>
                              <w:rPr>
                                <w:rFonts w:ascii="Times New Roman"/>
                                <w:sz w:val="18"/>
                              </w:rPr>
                            </w:pPr>
                          </w:p>
                        </w:tc>
                      </w:tr>
                      <w:tr w:rsidR="00DB05E9" w14:paraId="524D0C3D" w14:textId="77777777">
                        <w:trPr>
                          <w:trHeight w:val="295"/>
                        </w:trPr>
                        <w:tc>
                          <w:tcPr>
                            <w:tcW w:w="758" w:type="dxa"/>
                          </w:tcPr>
                          <w:p w14:paraId="78886539" w14:textId="77777777" w:rsidR="00DB05E9" w:rsidRDefault="00221F65">
                            <w:pPr>
                              <w:pStyle w:val="TableParagraph"/>
                              <w:rPr>
                                <w:sz w:val="20"/>
                              </w:rPr>
                            </w:pPr>
                            <w:r>
                              <w:rPr>
                                <w:color w:val="231F20"/>
                                <w:sz w:val="20"/>
                              </w:rPr>
                              <w:t>Date:</w:t>
                            </w:r>
                          </w:p>
                        </w:tc>
                        <w:tc>
                          <w:tcPr>
                            <w:tcW w:w="2138" w:type="dxa"/>
                          </w:tcPr>
                          <w:p w14:paraId="23A028E1" w14:textId="77777777" w:rsidR="00DB05E9" w:rsidRDefault="00DB05E9">
                            <w:pPr>
                              <w:pStyle w:val="TableParagraph"/>
                              <w:spacing w:before="0" w:line="240" w:lineRule="auto"/>
                              <w:ind w:left="0"/>
                              <w:rPr>
                                <w:rFonts w:ascii="Times New Roman"/>
                                <w:sz w:val="18"/>
                              </w:rPr>
                            </w:pPr>
                          </w:p>
                        </w:tc>
                      </w:tr>
                    </w:tbl>
                    <w:p w14:paraId="70DB6B74"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57728" behindDoc="1" locked="0" layoutInCell="1" allowOverlap="1" wp14:anchorId="20444F38" wp14:editId="2B8534CE">
                <wp:simplePos x="0" y="0"/>
                <wp:positionH relativeFrom="page">
                  <wp:posOffset>4883785</wp:posOffset>
                </wp:positionH>
                <wp:positionV relativeFrom="paragraph">
                  <wp:posOffset>1449070</wp:posOffset>
                </wp:positionV>
                <wp:extent cx="1852930" cy="708025"/>
                <wp:effectExtent l="0" t="0" r="0" b="0"/>
                <wp:wrapTopAndBottom/>
                <wp:docPr id="56"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2930" cy="70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DB05E9" w14:paraId="3B493791" w14:textId="77777777">
                              <w:trPr>
                                <w:trHeight w:val="775"/>
                              </w:trPr>
                              <w:tc>
                                <w:tcPr>
                                  <w:tcW w:w="758" w:type="dxa"/>
                                </w:tcPr>
                                <w:p w14:paraId="67969779" w14:textId="77777777" w:rsidR="00DB05E9" w:rsidRDefault="00221F65">
                                  <w:pPr>
                                    <w:pStyle w:val="TableParagraph"/>
                                    <w:spacing w:line="240" w:lineRule="auto"/>
                                    <w:rPr>
                                      <w:sz w:val="20"/>
                                    </w:rPr>
                                  </w:pPr>
                                  <w:r>
                                    <w:rPr>
                                      <w:color w:val="231F20"/>
                                      <w:sz w:val="20"/>
                                    </w:rPr>
                                    <w:t>Signed:</w:t>
                                  </w:r>
                                </w:p>
                              </w:tc>
                              <w:tc>
                                <w:tcPr>
                                  <w:tcW w:w="2138" w:type="dxa"/>
                                </w:tcPr>
                                <w:p w14:paraId="173DDCB8" w14:textId="77777777" w:rsidR="00DB05E9" w:rsidRDefault="00DB05E9">
                                  <w:pPr>
                                    <w:pStyle w:val="TableParagraph"/>
                                    <w:spacing w:before="0" w:line="240" w:lineRule="auto"/>
                                    <w:ind w:left="0"/>
                                    <w:rPr>
                                      <w:rFonts w:ascii="Times New Roman"/>
                                      <w:sz w:val="18"/>
                                    </w:rPr>
                                  </w:pPr>
                                </w:p>
                              </w:tc>
                            </w:tr>
                            <w:tr w:rsidR="00DB05E9" w14:paraId="665F3565" w14:textId="77777777">
                              <w:trPr>
                                <w:trHeight w:val="295"/>
                              </w:trPr>
                              <w:tc>
                                <w:tcPr>
                                  <w:tcW w:w="758" w:type="dxa"/>
                                </w:tcPr>
                                <w:p w14:paraId="02E57C6A" w14:textId="77777777" w:rsidR="00DB05E9" w:rsidRDefault="00221F65">
                                  <w:pPr>
                                    <w:pStyle w:val="TableParagraph"/>
                                    <w:rPr>
                                      <w:sz w:val="20"/>
                                    </w:rPr>
                                  </w:pPr>
                                  <w:r>
                                    <w:rPr>
                                      <w:color w:val="231F20"/>
                                      <w:sz w:val="20"/>
                                    </w:rPr>
                                    <w:t>Date:</w:t>
                                  </w:r>
                                </w:p>
                              </w:tc>
                              <w:tc>
                                <w:tcPr>
                                  <w:tcW w:w="2138" w:type="dxa"/>
                                </w:tcPr>
                                <w:p w14:paraId="38E28D9B" w14:textId="77777777" w:rsidR="00DB05E9" w:rsidRDefault="00DB05E9">
                                  <w:pPr>
                                    <w:pStyle w:val="TableParagraph"/>
                                    <w:spacing w:before="0" w:line="240" w:lineRule="auto"/>
                                    <w:ind w:left="0"/>
                                    <w:rPr>
                                      <w:rFonts w:ascii="Times New Roman"/>
                                      <w:sz w:val="18"/>
                                    </w:rPr>
                                  </w:pPr>
                                </w:p>
                              </w:tc>
                            </w:tr>
                          </w:tbl>
                          <w:p w14:paraId="6D905C79"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444F38" id="Text Box 50" o:spid="_x0000_s1043" type="#_x0000_t202" style="position:absolute;margin-left:384.55pt;margin-top:114.1pt;width:145.9pt;height:55.7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758"/>
                        <w:gridCol w:w="2138"/>
                      </w:tblGrid>
                      <w:tr w:rsidR="00DB05E9" w14:paraId="3B493791" w14:textId="77777777">
                        <w:trPr>
                          <w:trHeight w:val="775"/>
                        </w:trPr>
                        <w:tc>
                          <w:tcPr>
                            <w:tcW w:w="758" w:type="dxa"/>
                          </w:tcPr>
                          <w:p w14:paraId="67969779" w14:textId="77777777" w:rsidR="00DB05E9" w:rsidRDefault="00221F65">
                            <w:pPr>
                              <w:pStyle w:val="TableParagraph"/>
                              <w:spacing w:line="240" w:lineRule="auto"/>
                              <w:rPr>
                                <w:sz w:val="20"/>
                              </w:rPr>
                            </w:pPr>
                            <w:r>
                              <w:rPr>
                                <w:color w:val="231F20"/>
                                <w:sz w:val="20"/>
                              </w:rPr>
                              <w:t>Signed:</w:t>
                            </w:r>
                          </w:p>
                        </w:tc>
                        <w:tc>
                          <w:tcPr>
                            <w:tcW w:w="2138" w:type="dxa"/>
                          </w:tcPr>
                          <w:p w14:paraId="173DDCB8" w14:textId="77777777" w:rsidR="00DB05E9" w:rsidRDefault="00DB05E9">
                            <w:pPr>
                              <w:pStyle w:val="TableParagraph"/>
                              <w:spacing w:before="0" w:line="240" w:lineRule="auto"/>
                              <w:ind w:left="0"/>
                              <w:rPr>
                                <w:rFonts w:ascii="Times New Roman"/>
                                <w:sz w:val="18"/>
                              </w:rPr>
                            </w:pPr>
                          </w:p>
                        </w:tc>
                      </w:tr>
                      <w:tr w:rsidR="00DB05E9" w14:paraId="665F3565" w14:textId="77777777">
                        <w:trPr>
                          <w:trHeight w:val="295"/>
                        </w:trPr>
                        <w:tc>
                          <w:tcPr>
                            <w:tcW w:w="758" w:type="dxa"/>
                          </w:tcPr>
                          <w:p w14:paraId="02E57C6A" w14:textId="77777777" w:rsidR="00DB05E9" w:rsidRDefault="00221F65">
                            <w:pPr>
                              <w:pStyle w:val="TableParagraph"/>
                              <w:rPr>
                                <w:sz w:val="20"/>
                              </w:rPr>
                            </w:pPr>
                            <w:r>
                              <w:rPr>
                                <w:color w:val="231F20"/>
                                <w:sz w:val="20"/>
                              </w:rPr>
                              <w:t>Date:</w:t>
                            </w:r>
                          </w:p>
                        </w:tc>
                        <w:tc>
                          <w:tcPr>
                            <w:tcW w:w="2138" w:type="dxa"/>
                          </w:tcPr>
                          <w:p w14:paraId="38E28D9B" w14:textId="77777777" w:rsidR="00DB05E9" w:rsidRDefault="00DB05E9">
                            <w:pPr>
                              <w:pStyle w:val="TableParagraph"/>
                              <w:spacing w:before="0" w:line="240" w:lineRule="auto"/>
                              <w:ind w:left="0"/>
                              <w:rPr>
                                <w:rFonts w:ascii="Times New Roman"/>
                                <w:sz w:val="18"/>
                              </w:rPr>
                            </w:pPr>
                          </w:p>
                        </w:tc>
                      </w:tr>
                    </w:tbl>
                    <w:p w14:paraId="6D905C79" w14:textId="77777777" w:rsidR="00DB05E9" w:rsidRDefault="00DB05E9">
                      <w:pPr>
                        <w:pStyle w:val="BodyText"/>
                      </w:pPr>
                    </w:p>
                  </w:txbxContent>
                </v:textbox>
                <w10:wrap type="topAndBottom" anchorx="page"/>
              </v:shape>
            </w:pict>
          </mc:Fallback>
        </mc:AlternateContent>
      </w:r>
    </w:p>
    <w:p w14:paraId="31548865" w14:textId="77777777" w:rsidR="00DB05E9" w:rsidRDefault="00DB05E9" w:rsidP="00841F01">
      <w:pPr>
        <w:pStyle w:val="BodyText"/>
        <w:spacing w:before="8"/>
        <w:rPr>
          <w:b/>
          <w:sz w:val="13"/>
        </w:rPr>
      </w:pPr>
    </w:p>
    <w:p w14:paraId="13015A45" w14:textId="77777777" w:rsidR="00DB05E9" w:rsidRDefault="00DB05E9" w:rsidP="00841F01">
      <w:pPr>
        <w:rPr>
          <w:sz w:val="13"/>
        </w:rPr>
        <w:sectPr w:rsidR="00DB05E9">
          <w:pgSz w:w="11910" w:h="16840"/>
          <w:pgMar w:top="1200" w:right="1180" w:bottom="1220" w:left="1200" w:header="0" w:footer="1024" w:gutter="0"/>
          <w:cols w:space="720"/>
        </w:sectPr>
      </w:pPr>
    </w:p>
    <w:p w14:paraId="35F0B8CC" w14:textId="77777777" w:rsidR="00DB05E9" w:rsidRDefault="00221F65" w:rsidP="00841F01">
      <w:pPr>
        <w:spacing w:before="86"/>
        <w:ind w:left="103"/>
        <w:rPr>
          <w:rFonts w:ascii="Comfortaa"/>
        </w:rPr>
      </w:pPr>
      <w:r>
        <w:rPr>
          <w:rFonts w:ascii="Comfortaa"/>
          <w:color w:val="008453"/>
        </w:rPr>
        <w:lastRenderedPageBreak/>
        <w:t>AGREEMENT SIGNED BY THE LANDLORD/AGENT</w:t>
      </w:r>
    </w:p>
    <w:p w14:paraId="6EEE38A2" w14:textId="71F6D014" w:rsidR="00DB05E9" w:rsidRDefault="00B65289" w:rsidP="00841F01">
      <w:pPr>
        <w:pStyle w:val="BodyText"/>
        <w:spacing w:before="3"/>
        <w:rPr>
          <w:rFonts w:ascii="Comfortaa"/>
        </w:rPr>
      </w:pPr>
      <w:r>
        <w:rPr>
          <w:noProof/>
        </w:rPr>
        <mc:AlternateContent>
          <mc:Choice Requires="wps">
            <w:drawing>
              <wp:anchor distT="0" distB="0" distL="0" distR="0" simplePos="0" relativeHeight="251679232" behindDoc="1" locked="0" layoutInCell="1" allowOverlap="1" wp14:anchorId="24997ACA" wp14:editId="1CB817E2">
                <wp:simplePos x="0" y="0"/>
                <wp:positionH relativeFrom="page">
                  <wp:posOffset>828675</wp:posOffset>
                </wp:positionH>
                <wp:positionV relativeFrom="paragraph">
                  <wp:posOffset>161925</wp:posOffset>
                </wp:positionV>
                <wp:extent cx="6057900" cy="752475"/>
                <wp:effectExtent l="0" t="0" r="0" b="9525"/>
                <wp:wrapTopAndBottom/>
                <wp:docPr id="80"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5478"/>
                            </w:tblGrid>
                            <w:tr w:rsidR="00B65289" w14:paraId="6F3166B7" w14:textId="77777777" w:rsidTr="008540B3">
                              <w:trPr>
                                <w:trHeight w:val="535"/>
                              </w:trPr>
                              <w:tc>
                                <w:tcPr>
                                  <w:tcW w:w="1170" w:type="dxa"/>
                                </w:tcPr>
                                <w:p w14:paraId="613A1E84" w14:textId="77777777" w:rsidR="00B65289" w:rsidRDefault="00B65289">
                                  <w:pPr>
                                    <w:pStyle w:val="TableParagraph"/>
                                    <w:spacing w:line="240" w:lineRule="auto"/>
                                    <w:rPr>
                                      <w:sz w:val="20"/>
                                    </w:rPr>
                                  </w:pPr>
                                  <w:r>
                                    <w:rPr>
                                      <w:color w:val="231F20"/>
                                      <w:sz w:val="20"/>
                                    </w:rPr>
                                    <w:t>Signed:</w:t>
                                  </w:r>
                                </w:p>
                              </w:tc>
                              <w:tc>
                                <w:tcPr>
                                  <w:tcW w:w="5478" w:type="dxa"/>
                                </w:tcPr>
                                <w:p w14:paraId="0DB18B15" w14:textId="77777777" w:rsidR="00B65289" w:rsidRDefault="00B65289">
                                  <w:pPr>
                                    <w:pStyle w:val="TableParagraph"/>
                                    <w:spacing w:before="0" w:line="240" w:lineRule="auto"/>
                                    <w:ind w:left="0"/>
                                    <w:rPr>
                                      <w:rFonts w:ascii="Times New Roman"/>
                                      <w:sz w:val="20"/>
                                    </w:rPr>
                                  </w:pPr>
                                </w:p>
                              </w:tc>
                            </w:tr>
                            <w:tr w:rsidR="00B65289" w14:paraId="745E0389" w14:textId="77777777" w:rsidTr="008540B3">
                              <w:trPr>
                                <w:trHeight w:val="295"/>
                              </w:trPr>
                              <w:tc>
                                <w:tcPr>
                                  <w:tcW w:w="1170" w:type="dxa"/>
                                </w:tcPr>
                                <w:p w14:paraId="553E5C43" w14:textId="77777777" w:rsidR="00B65289" w:rsidRDefault="00B65289">
                                  <w:pPr>
                                    <w:pStyle w:val="TableParagraph"/>
                                    <w:rPr>
                                      <w:sz w:val="20"/>
                                    </w:rPr>
                                  </w:pPr>
                                  <w:r>
                                    <w:rPr>
                                      <w:color w:val="231F20"/>
                                      <w:sz w:val="20"/>
                                    </w:rPr>
                                    <w:t>Print name:</w:t>
                                  </w:r>
                                </w:p>
                              </w:tc>
                              <w:tc>
                                <w:tcPr>
                                  <w:tcW w:w="5478" w:type="dxa"/>
                                </w:tcPr>
                                <w:p w14:paraId="546651D4" w14:textId="77777777" w:rsidR="00B65289" w:rsidRDefault="00B65289">
                                  <w:pPr>
                                    <w:pStyle w:val="TableParagraph"/>
                                    <w:spacing w:before="0" w:line="240" w:lineRule="auto"/>
                                    <w:ind w:left="0"/>
                                    <w:rPr>
                                      <w:rFonts w:ascii="Times New Roman"/>
                                      <w:sz w:val="20"/>
                                    </w:rPr>
                                  </w:pPr>
                                </w:p>
                              </w:tc>
                            </w:tr>
                            <w:tr w:rsidR="00B65289" w14:paraId="30B3A83E" w14:textId="77777777" w:rsidTr="008540B3">
                              <w:trPr>
                                <w:trHeight w:val="295"/>
                              </w:trPr>
                              <w:tc>
                                <w:tcPr>
                                  <w:tcW w:w="1170" w:type="dxa"/>
                                </w:tcPr>
                                <w:p w14:paraId="55BA9096" w14:textId="77777777" w:rsidR="00B65289" w:rsidRDefault="00B65289">
                                  <w:pPr>
                                    <w:pStyle w:val="TableParagraph"/>
                                    <w:rPr>
                                      <w:sz w:val="20"/>
                                    </w:rPr>
                                  </w:pPr>
                                  <w:r>
                                    <w:rPr>
                                      <w:color w:val="231F20"/>
                                      <w:sz w:val="20"/>
                                    </w:rPr>
                                    <w:t>Date:</w:t>
                                  </w:r>
                                </w:p>
                              </w:tc>
                              <w:tc>
                                <w:tcPr>
                                  <w:tcW w:w="5478" w:type="dxa"/>
                                </w:tcPr>
                                <w:p w14:paraId="7149A108" w14:textId="77777777" w:rsidR="00B65289" w:rsidRDefault="00B65289">
                                  <w:pPr>
                                    <w:pStyle w:val="TableParagraph"/>
                                    <w:spacing w:before="0" w:line="240" w:lineRule="auto"/>
                                    <w:ind w:left="0"/>
                                    <w:rPr>
                                      <w:rFonts w:ascii="Times New Roman"/>
                                      <w:sz w:val="20"/>
                                    </w:rPr>
                                  </w:pPr>
                                </w:p>
                              </w:tc>
                            </w:tr>
                          </w:tbl>
                          <w:p w14:paraId="774A2192" w14:textId="77777777" w:rsidR="00B65289" w:rsidRDefault="00B65289" w:rsidP="00B6528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997ACA" id="Text Box 33" o:spid="_x0000_s1044" type="#_x0000_t202" style="position:absolute;margin-left:65.25pt;margin-top:12.75pt;width:477pt;height:59.25pt;z-index:-251637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5478"/>
                      </w:tblGrid>
                      <w:tr w:rsidR="00B65289" w14:paraId="6F3166B7" w14:textId="77777777" w:rsidTr="008540B3">
                        <w:trPr>
                          <w:trHeight w:val="535"/>
                        </w:trPr>
                        <w:tc>
                          <w:tcPr>
                            <w:tcW w:w="1170" w:type="dxa"/>
                          </w:tcPr>
                          <w:p w14:paraId="613A1E84" w14:textId="77777777" w:rsidR="00B65289" w:rsidRDefault="00B65289">
                            <w:pPr>
                              <w:pStyle w:val="TableParagraph"/>
                              <w:spacing w:line="240" w:lineRule="auto"/>
                              <w:rPr>
                                <w:sz w:val="20"/>
                              </w:rPr>
                            </w:pPr>
                            <w:r>
                              <w:rPr>
                                <w:color w:val="231F20"/>
                                <w:sz w:val="20"/>
                              </w:rPr>
                              <w:t>Signed:</w:t>
                            </w:r>
                          </w:p>
                        </w:tc>
                        <w:tc>
                          <w:tcPr>
                            <w:tcW w:w="5478" w:type="dxa"/>
                          </w:tcPr>
                          <w:p w14:paraId="0DB18B15" w14:textId="77777777" w:rsidR="00B65289" w:rsidRDefault="00B65289">
                            <w:pPr>
                              <w:pStyle w:val="TableParagraph"/>
                              <w:spacing w:before="0" w:line="240" w:lineRule="auto"/>
                              <w:ind w:left="0"/>
                              <w:rPr>
                                <w:rFonts w:ascii="Times New Roman"/>
                                <w:sz w:val="20"/>
                              </w:rPr>
                            </w:pPr>
                          </w:p>
                        </w:tc>
                      </w:tr>
                      <w:tr w:rsidR="00B65289" w14:paraId="745E0389" w14:textId="77777777" w:rsidTr="008540B3">
                        <w:trPr>
                          <w:trHeight w:val="295"/>
                        </w:trPr>
                        <w:tc>
                          <w:tcPr>
                            <w:tcW w:w="1170" w:type="dxa"/>
                          </w:tcPr>
                          <w:p w14:paraId="553E5C43" w14:textId="77777777" w:rsidR="00B65289" w:rsidRDefault="00B65289">
                            <w:pPr>
                              <w:pStyle w:val="TableParagraph"/>
                              <w:rPr>
                                <w:sz w:val="20"/>
                              </w:rPr>
                            </w:pPr>
                            <w:r>
                              <w:rPr>
                                <w:color w:val="231F20"/>
                                <w:sz w:val="20"/>
                              </w:rPr>
                              <w:t>Print name:</w:t>
                            </w:r>
                          </w:p>
                        </w:tc>
                        <w:tc>
                          <w:tcPr>
                            <w:tcW w:w="5478" w:type="dxa"/>
                          </w:tcPr>
                          <w:p w14:paraId="546651D4" w14:textId="77777777" w:rsidR="00B65289" w:rsidRDefault="00B65289">
                            <w:pPr>
                              <w:pStyle w:val="TableParagraph"/>
                              <w:spacing w:before="0" w:line="240" w:lineRule="auto"/>
                              <w:ind w:left="0"/>
                              <w:rPr>
                                <w:rFonts w:ascii="Times New Roman"/>
                                <w:sz w:val="20"/>
                              </w:rPr>
                            </w:pPr>
                          </w:p>
                        </w:tc>
                      </w:tr>
                      <w:tr w:rsidR="00B65289" w14:paraId="30B3A83E" w14:textId="77777777" w:rsidTr="008540B3">
                        <w:trPr>
                          <w:trHeight w:val="295"/>
                        </w:trPr>
                        <w:tc>
                          <w:tcPr>
                            <w:tcW w:w="1170" w:type="dxa"/>
                          </w:tcPr>
                          <w:p w14:paraId="55BA9096" w14:textId="77777777" w:rsidR="00B65289" w:rsidRDefault="00B65289">
                            <w:pPr>
                              <w:pStyle w:val="TableParagraph"/>
                              <w:rPr>
                                <w:sz w:val="20"/>
                              </w:rPr>
                            </w:pPr>
                            <w:r>
                              <w:rPr>
                                <w:color w:val="231F20"/>
                                <w:sz w:val="20"/>
                              </w:rPr>
                              <w:t>Date:</w:t>
                            </w:r>
                          </w:p>
                        </w:tc>
                        <w:tc>
                          <w:tcPr>
                            <w:tcW w:w="5478" w:type="dxa"/>
                          </w:tcPr>
                          <w:p w14:paraId="7149A108" w14:textId="77777777" w:rsidR="00B65289" w:rsidRDefault="00B65289">
                            <w:pPr>
                              <w:pStyle w:val="TableParagraph"/>
                              <w:spacing w:before="0" w:line="240" w:lineRule="auto"/>
                              <w:ind w:left="0"/>
                              <w:rPr>
                                <w:rFonts w:ascii="Times New Roman"/>
                                <w:sz w:val="20"/>
                              </w:rPr>
                            </w:pPr>
                          </w:p>
                        </w:tc>
                      </w:tr>
                    </w:tbl>
                    <w:p w14:paraId="774A2192" w14:textId="77777777" w:rsidR="00B65289" w:rsidRDefault="00B65289" w:rsidP="00B65289">
                      <w:pPr>
                        <w:pStyle w:val="BodyText"/>
                      </w:pPr>
                    </w:p>
                  </w:txbxContent>
                </v:textbox>
                <w10:wrap type="topAndBottom" anchorx="page"/>
              </v:shape>
            </w:pict>
          </mc:Fallback>
        </mc:AlternateContent>
      </w:r>
    </w:p>
    <w:p w14:paraId="43FF867A" w14:textId="77777777" w:rsidR="00DB05E9" w:rsidRDefault="00DB05E9" w:rsidP="00841F01">
      <w:pPr>
        <w:pStyle w:val="BodyText"/>
        <w:spacing w:before="4"/>
        <w:rPr>
          <w:rFonts w:ascii="Comfortaa"/>
          <w:sz w:val="7"/>
        </w:rPr>
      </w:pPr>
    </w:p>
    <w:p w14:paraId="5D3E179C" w14:textId="77777777" w:rsidR="00B65289" w:rsidRDefault="00B65289" w:rsidP="00841F01">
      <w:pPr>
        <w:pStyle w:val="BodyText"/>
        <w:spacing w:before="59"/>
        <w:ind w:left="103"/>
        <w:rPr>
          <w:color w:val="231F20"/>
        </w:rPr>
      </w:pPr>
      <w:bookmarkStart w:id="3" w:name="_Hlk137022712"/>
      <w:r w:rsidRPr="008540B3">
        <w:rPr>
          <w:color w:val="231F20"/>
        </w:rPr>
        <w:t xml:space="preserve">Signed by the </w:t>
      </w:r>
      <w:r w:rsidRPr="008540B3">
        <w:rPr>
          <w:color w:val="231F20"/>
          <w:highlight w:val="yellow"/>
        </w:rPr>
        <w:t>[Landlord/Agent on behalf of all Landlords]</w:t>
      </w:r>
      <w:r w:rsidRPr="008540B3">
        <w:rPr>
          <w:color w:val="231F20"/>
        </w:rPr>
        <w:t xml:space="preserve"> listed in the Agreement.</w:t>
      </w:r>
    </w:p>
    <w:p w14:paraId="62615E93" w14:textId="77777777" w:rsidR="00504F0E" w:rsidRDefault="00504F0E" w:rsidP="00841F01">
      <w:pPr>
        <w:pStyle w:val="BodyText"/>
        <w:spacing w:before="59"/>
        <w:ind w:left="103"/>
        <w:rPr>
          <w:color w:val="231F20"/>
        </w:rPr>
      </w:pPr>
    </w:p>
    <w:p w14:paraId="4198799B" w14:textId="77777777" w:rsidR="00504F0E" w:rsidRPr="00C129B1" w:rsidRDefault="00504F0E" w:rsidP="00504F0E">
      <w:pPr>
        <w:pStyle w:val="Heading4"/>
        <w:spacing w:before="0" w:line="242" w:lineRule="exact"/>
        <w:ind w:left="103" w:firstLine="0"/>
        <w:rPr>
          <w:highlight w:val="yellow"/>
        </w:rPr>
      </w:pPr>
      <w:r w:rsidRPr="00C129B1">
        <w:rPr>
          <w:color w:val="231F20"/>
          <w:highlight w:val="yellow"/>
        </w:rPr>
        <w:t xml:space="preserve">Witnessed by </w:t>
      </w:r>
      <w:r>
        <w:rPr>
          <w:color w:val="231F20"/>
          <w:highlight w:val="yellow"/>
        </w:rPr>
        <w:t>[</w:t>
      </w:r>
      <w:r w:rsidRPr="00C129B1">
        <w:rPr>
          <w:color w:val="231F20"/>
          <w:highlight w:val="yellow"/>
        </w:rPr>
        <w:t>insert name of witness</w:t>
      </w:r>
      <w:r>
        <w:rPr>
          <w:color w:val="231F20"/>
          <w:highlight w:val="yellow"/>
        </w:rPr>
        <w:t>]</w:t>
      </w:r>
      <w:r w:rsidRPr="00C129B1">
        <w:rPr>
          <w:color w:val="231F20"/>
          <w:highlight w:val="yellow"/>
        </w:rPr>
        <w:t xml:space="preserve"> or delete (best practice but not legally required)</w:t>
      </w:r>
    </w:p>
    <w:p w14:paraId="117E0CF9" w14:textId="77777777" w:rsidR="00504F0E" w:rsidRPr="00221F65" w:rsidRDefault="00504F0E" w:rsidP="00504F0E">
      <w:pPr>
        <w:pStyle w:val="BodyText"/>
        <w:spacing w:line="242" w:lineRule="exact"/>
        <w:ind w:left="103"/>
        <w:rPr>
          <w:highlight w:val="yellow"/>
        </w:rPr>
      </w:pPr>
      <w:r>
        <w:rPr>
          <w:color w:val="231F20"/>
          <w:highlight w:val="yellow"/>
        </w:rPr>
        <w:t>[</w:t>
      </w:r>
      <w:r w:rsidRPr="00C129B1">
        <w:rPr>
          <w:color w:val="231F20"/>
          <w:highlight w:val="yellow"/>
        </w:rPr>
        <w:t>Insert witness address</w:t>
      </w:r>
      <w:r>
        <w:rPr>
          <w:color w:val="231F20"/>
          <w:highlight w:val="yellow"/>
        </w:rPr>
        <w:t>]</w:t>
      </w:r>
    </w:p>
    <w:p w14:paraId="2BC461E2" w14:textId="77777777" w:rsidR="00504F0E" w:rsidRPr="00221F65" w:rsidRDefault="00504F0E" w:rsidP="00504F0E">
      <w:pPr>
        <w:pStyle w:val="BodyText"/>
        <w:spacing w:before="4"/>
        <w:rPr>
          <w:sz w:val="18"/>
          <w:highlight w:val="yellow"/>
        </w:rPr>
      </w:pPr>
    </w:p>
    <w:p w14:paraId="27EBE223" w14:textId="77777777" w:rsidR="00504F0E" w:rsidRPr="00221F65" w:rsidRDefault="00504F0E" w:rsidP="00504F0E">
      <w:pPr>
        <w:pStyle w:val="BodyText"/>
        <w:ind w:left="103"/>
        <w:rPr>
          <w:highlight w:val="yellow"/>
        </w:rPr>
      </w:pPr>
      <w:r w:rsidRPr="00221F65">
        <w:rPr>
          <w:color w:val="231F20"/>
          <w:spacing w:val="-1"/>
          <w:highlight w:val="yellow"/>
        </w:rPr>
        <w:t>Signed:</w:t>
      </w:r>
      <w:r w:rsidRPr="00221F65">
        <w:rPr>
          <w:color w:val="231F20"/>
          <w:highlight w:val="yellow"/>
        </w:rPr>
        <w:t xml:space="preserve"> </w:t>
      </w:r>
      <w:r w:rsidRPr="00221F65">
        <w:rPr>
          <w:color w:val="231F20"/>
          <w:spacing w:val="-1"/>
          <w:highlight w:val="yellow"/>
        </w:rPr>
        <w:t>...................................................................</w:t>
      </w:r>
    </w:p>
    <w:p w14:paraId="1F4F13B0" w14:textId="77777777" w:rsidR="00504F0E" w:rsidRPr="00221F65" w:rsidRDefault="00504F0E" w:rsidP="00504F0E">
      <w:pPr>
        <w:pStyle w:val="BodyText"/>
        <w:spacing w:before="4"/>
        <w:rPr>
          <w:sz w:val="19"/>
          <w:highlight w:val="yellow"/>
        </w:rPr>
      </w:pPr>
    </w:p>
    <w:p w14:paraId="6D33AED6" w14:textId="67F5A969" w:rsidR="00504F0E" w:rsidRDefault="00504F0E" w:rsidP="00504F0E">
      <w:pPr>
        <w:pStyle w:val="BodyText"/>
        <w:ind w:left="103"/>
      </w:pPr>
      <w:r w:rsidRPr="00221F65">
        <w:rPr>
          <w:color w:val="231F20"/>
          <w:spacing w:val="-1"/>
          <w:highlight w:val="yellow"/>
        </w:rPr>
        <w:t>Date: ......................................................................</w:t>
      </w:r>
    </w:p>
    <w:p w14:paraId="6A031879" w14:textId="77777777" w:rsidR="00504F0E" w:rsidRDefault="00504F0E" w:rsidP="00504F0E">
      <w:pPr>
        <w:pStyle w:val="BodyText"/>
        <w:ind w:left="103"/>
      </w:pPr>
    </w:p>
    <w:bookmarkEnd w:id="3"/>
    <w:p w14:paraId="1932F89A" w14:textId="77777777" w:rsidR="00DB05E9" w:rsidRDefault="00DB05E9" w:rsidP="00841F01">
      <w:pPr>
        <w:pStyle w:val="BodyText"/>
        <w:spacing w:before="8"/>
        <w:rPr>
          <w:sz w:val="15"/>
        </w:rPr>
      </w:pPr>
    </w:p>
    <w:p w14:paraId="5377EE42" w14:textId="77777777" w:rsidR="00DB05E9" w:rsidRDefault="00221F65" w:rsidP="00841F01">
      <w:pPr>
        <w:pStyle w:val="Heading3"/>
        <w:spacing w:before="100"/>
      </w:pPr>
      <w:r>
        <w:rPr>
          <w:color w:val="008453"/>
        </w:rPr>
        <w:t>AGREEMENT SIGNED BY THE TENANT(S)</w:t>
      </w:r>
    </w:p>
    <w:p w14:paraId="3AFC2A4D" w14:textId="77777777" w:rsidR="00DB05E9" w:rsidRDefault="00DB05E9" w:rsidP="00841F01">
      <w:pPr>
        <w:pStyle w:val="BodyText"/>
        <w:spacing w:before="5"/>
        <w:rPr>
          <w:rFonts w:ascii="Comfortaa"/>
          <w:sz w:val="9"/>
        </w:rPr>
      </w:pPr>
    </w:p>
    <w:p w14:paraId="76EF9B05" w14:textId="77777777" w:rsidR="00DB05E9" w:rsidRDefault="00221F65" w:rsidP="00841F01">
      <w:pPr>
        <w:pStyle w:val="BodyText"/>
        <w:spacing w:before="60" w:line="242" w:lineRule="exact"/>
        <w:ind w:left="103"/>
      </w:pPr>
      <w:r>
        <w:rPr>
          <w:color w:val="231F20"/>
        </w:rPr>
        <w:t xml:space="preserve">Where there are Guarantors to this Agreement, each Guarantor shall sign a separate </w:t>
      </w:r>
      <w:r>
        <w:rPr>
          <w:i/>
          <w:color w:val="231F20"/>
        </w:rPr>
        <w:t xml:space="preserve">Deed of Guarantee </w:t>
      </w:r>
      <w:r>
        <w:rPr>
          <w:color w:val="231F20"/>
        </w:rPr>
        <w:t>which</w:t>
      </w:r>
    </w:p>
    <w:p w14:paraId="611B00DB" w14:textId="77777777" w:rsidR="00DB05E9" w:rsidRDefault="00221F65" w:rsidP="00841F01">
      <w:pPr>
        <w:pStyle w:val="BodyText"/>
        <w:spacing w:line="242" w:lineRule="exact"/>
        <w:ind w:left="103"/>
      </w:pPr>
      <w:r>
        <w:rPr>
          <w:color w:val="231F20"/>
        </w:rPr>
        <w:t>shall be affixed herein and form part of the Agreement.</w:t>
      </w:r>
    </w:p>
    <w:p w14:paraId="63FCBD14" w14:textId="36021828" w:rsidR="00DB05E9" w:rsidRDefault="00663A2D" w:rsidP="00841F01">
      <w:pPr>
        <w:pStyle w:val="BodyText"/>
        <w:spacing w:before="6"/>
        <w:rPr>
          <w:sz w:val="14"/>
        </w:rPr>
      </w:pPr>
      <w:r>
        <w:rPr>
          <w:noProof/>
        </w:rPr>
        <mc:AlternateContent>
          <mc:Choice Requires="wps">
            <w:drawing>
              <wp:anchor distT="0" distB="0" distL="0" distR="0" simplePos="0" relativeHeight="251658752" behindDoc="1" locked="0" layoutInCell="1" allowOverlap="1" wp14:anchorId="4D64B036" wp14:editId="6476A0C2">
                <wp:simplePos x="0" y="0"/>
                <wp:positionH relativeFrom="page">
                  <wp:posOffset>828040</wp:posOffset>
                </wp:positionH>
                <wp:positionV relativeFrom="paragraph">
                  <wp:posOffset>137160</wp:posOffset>
                </wp:positionV>
                <wp:extent cx="2849245" cy="752475"/>
                <wp:effectExtent l="0" t="0" r="0" b="0"/>
                <wp:wrapTopAndBottom/>
                <wp:docPr id="39"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2AB4F0BC" w14:textId="77777777">
                              <w:trPr>
                                <w:trHeight w:val="535"/>
                              </w:trPr>
                              <w:tc>
                                <w:tcPr>
                                  <w:tcW w:w="1170" w:type="dxa"/>
                                </w:tcPr>
                                <w:p w14:paraId="2EE7B1C4" w14:textId="77777777" w:rsidR="00DB05E9" w:rsidRDefault="00221F65">
                                  <w:pPr>
                                    <w:pStyle w:val="TableParagraph"/>
                                    <w:spacing w:line="240" w:lineRule="auto"/>
                                    <w:rPr>
                                      <w:sz w:val="20"/>
                                    </w:rPr>
                                  </w:pPr>
                                  <w:r>
                                    <w:rPr>
                                      <w:color w:val="231F20"/>
                                      <w:sz w:val="20"/>
                                    </w:rPr>
                                    <w:t>Signed:</w:t>
                                  </w:r>
                                </w:p>
                              </w:tc>
                              <w:tc>
                                <w:tcPr>
                                  <w:tcW w:w="3293" w:type="dxa"/>
                                </w:tcPr>
                                <w:p w14:paraId="099B6D18" w14:textId="77777777" w:rsidR="00DB05E9" w:rsidRDefault="00DB05E9">
                                  <w:pPr>
                                    <w:pStyle w:val="TableParagraph"/>
                                    <w:spacing w:before="0" w:line="240" w:lineRule="auto"/>
                                    <w:ind w:left="0"/>
                                    <w:rPr>
                                      <w:rFonts w:ascii="Times New Roman"/>
                                      <w:sz w:val="20"/>
                                    </w:rPr>
                                  </w:pPr>
                                </w:p>
                              </w:tc>
                            </w:tr>
                            <w:tr w:rsidR="00DB05E9" w14:paraId="3AE304E1" w14:textId="77777777">
                              <w:trPr>
                                <w:trHeight w:val="295"/>
                              </w:trPr>
                              <w:tc>
                                <w:tcPr>
                                  <w:tcW w:w="1170" w:type="dxa"/>
                                </w:tcPr>
                                <w:p w14:paraId="7A842CEB" w14:textId="77777777" w:rsidR="00DB05E9" w:rsidRDefault="00221F65">
                                  <w:pPr>
                                    <w:pStyle w:val="TableParagraph"/>
                                    <w:rPr>
                                      <w:sz w:val="20"/>
                                    </w:rPr>
                                  </w:pPr>
                                  <w:r>
                                    <w:rPr>
                                      <w:color w:val="231F20"/>
                                      <w:sz w:val="20"/>
                                    </w:rPr>
                                    <w:t>Print name:</w:t>
                                  </w:r>
                                </w:p>
                              </w:tc>
                              <w:tc>
                                <w:tcPr>
                                  <w:tcW w:w="3293" w:type="dxa"/>
                                </w:tcPr>
                                <w:p w14:paraId="3BBC1E4B" w14:textId="77777777" w:rsidR="00DB05E9" w:rsidRDefault="00DB05E9">
                                  <w:pPr>
                                    <w:pStyle w:val="TableParagraph"/>
                                    <w:spacing w:before="0" w:line="240" w:lineRule="auto"/>
                                    <w:ind w:left="0"/>
                                    <w:rPr>
                                      <w:rFonts w:ascii="Times New Roman"/>
                                      <w:sz w:val="20"/>
                                    </w:rPr>
                                  </w:pPr>
                                </w:p>
                              </w:tc>
                            </w:tr>
                            <w:tr w:rsidR="00DB05E9" w14:paraId="4A77F21E" w14:textId="77777777">
                              <w:trPr>
                                <w:trHeight w:val="295"/>
                              </w:trPr>
                              <w:tc>
                                <w:tcPr>
                                  <w:tcW w:w="1170" w:type="dxa"/>
                                </w:tcPr>
                                <w:p w14:paraId="323EF937" w14:textId="77777777" w:rsidR="00DB05E9" w:rsidRDefault="00221F65">
                                  <w:pPr>
                                    <w:pStyle w:val="TableParagraph"/>
                                    <w:rPr>
                                      <w:sz w:val="20"/>
                                    </w:rPr>
                                  </w:pPr>
                                  <w:r>
                                    <w:rPr>
                                      <w:color w:val="231F20"/>
                                      <w:sz w:val="20"/>
                                    </w:rPr>
                                    <w:t>Date:</w:t>
                                  </w:r>
                                </w:p>
                              </w:tc>
                              <w:tc>
                                <w:tcPr>
                                  <w:tcW w:w="3293" w:type="dxa"/>
                                </w:tcPr>
                                <w:p w14:paraId="34EB85C7" w14:textId="77777777" w:rsidR="00DB05E9" w:rsidRDefault="00DB05E9">
                                  <w:pPr>
                                    <w:pStyle w:val="TableParagraph"/>
                                    <w:spacing w:before="0" w:line="240" w:lineRule="auto"/>
                                    <w:ind w:left="0"/>
                                    <w:rPr>
                                      <w:rFonts w:ascii="Times New Roman"/>
                                      <w:sz w:val="20"/>
                                    </w:rPr>
                                  </w:pPr>
                                </w:p>
                              </w:tc>
                            </w:tr>
                          </w:tbl>
                          <w:p w14:paraId="76904608"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64B036" id="_x0000_s1045" type="#_x0000_t202" style="position:absolute;margin-left:65.2pt;margin-top:10.8pt;width:224.35pt;height:59.2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2AB4F0BC" w14:textId="77777777">
                        <w:trPr>
                          <w:trHeight w:val="535"/>
                        </w:trPr>
                        <w:tc>
                          <w:tcPr>
                            <w:tcW w:w="1170" w:type="dxa"/>
                          </w:tcPr>
                          <w:p w14:paraId="2EE7B1C4" w14:textId="77777777" w:rsidR="00DB05E9" w:rsidRDefault="00221F65">
                            <w:pPr>
                              <w:pStyle w:val="TableParagraph"/>
                              <w:spacing w:line="240" w:lineRule="auto"/>
                              <w:rPr>
                                <w:sz w:val="20"/>
                              </w:rPr>
                            </w:pPr>
                            <w:r>
                              <w:rPr>
                                <w:color w:val="231F20"/>
                                <w:sz w:val="20"/>
                              </w:rPr>
                              <w:t>Signed:</w:t>
                            </w:r>
                          </w:p>
                        </w:tc>
                        <w:tc>
                          <w:tcPr>
                            <w:tcW w:w="3293" w:type="dxa"/>
                          </w:tcPr>
                          <w:p w14:paraId="099B6D18" w14:textId="77777777" w:rsidR="00DB05E9" w:rsidRDefault="00DB05E9">
                            <w:pPr>
                              <w:pStyle w:val="TableParagraph"/>
                              <w:spacing w:before="0" w:line="240" w:lineRule="auto"/>
                              <w:ind w:left="0"/>
                              <w:rPr>
                                <w:rFonts w:ascii="Times New Roman"/>
                                <w:sz w:val="20"/>
                              </w:rPr>
                            </w:pPr>
                          </w:p>
                        </w:tc>
                      </w:tr>
                      <w:tr w:rsidR="00DB05E9" w14:paraId="3AE304E1" w14:textId="77777777">
                        <w:trPr>
                          <w:trHeight w:val="295"/>
                        </w:trPr>
                        <w:tc>
                          <w:tcPr>
                            <w:tcW w:w="1170" w:type="dxa"/>
                          </w:tcPr>
                          <w:p w14:paraId="7A842CEB" w14:textId="77777777" w:rsidR="00DB05E9" w:rsidRDefault="00221F65">
                            <w:pPr>
                              <w:pStyle w:val="TableParagraph"/>
                              <w:rPr>
                                <w:sz w:val="20"/>
                              </w:rPr>
                            </w:pPr>
                            <w:r>
                              <w:rPr>
                                <w:color w:val="231F20"/>
                                <w:sz w:val="20"/>
                              </w:rPr>
                              <w:t>Print name:</w:t>
                            </w:r>
                          </w:p>
                        </w:tc>
                        <w:tc>
                          <w:tcPr>
                            <w:tcW w:w="3293" w:type="dxa"/>
                          </w:tcPr>
                          <w:p w14:paraId="3BBC1E4B" w14:textId="77777777" w:rsidR="00DB05E9" w:rsidRDefault="00DB05E9">
                            <w:pPr>
                              <w:pStyle w:val="TableParagraph"/>
                              <w:spacing w:before="0" w:line="240" w:lineRule="auto"/>
                              <w:ind w:left="0"/>
                              <w:rPr>
                                <w:rFonts w:ascii="Times New Roman"/>
                                <w:sz w:val="20"/>
                              </w:rPr>
                            </w:pPr>
                          </w:p>
                        </w:tc>
                      </w:tr>
                      <w:tr w:rsidR="00DB05E9" w14:paraId="4A77F21E" w14:textId="77777777">
                        <w:trPr>
                          <w:trHeight w:val="295"/>
                        </w:trPr>
                        <w:tc>
                          <w:tcPr>
                            <w:tcW w:w="1170" w:type="dxa"/>
                          </w:tcPr>
                          <w:p w14:paraId="323EF937" w14:textId="77777777" w:rsidR="00DB05E9" w:rsidRDefault="00221F65">
                            <w:pPr>
                              <w:pStyle w:val="TableParagraph"/>
                              <w:rPr>
                                <w:sz w:val="20"/>
                              </w:rPr>
                            </w:pPr>
                            <w:r>
                              <w:rPr>
                                <w:color w:val="231F20"/>
                                <w:sz w:val="20"/>
                              </w:rPr>
                              <w:t>Date:</w:t>
                            </w:r>
                          </w:p>
                        </w:tc>
                        <w:tc>
                          <w:tcPr>
                            <w:tcW w:w="3293" w:type="dxa"/>
                          </w:tcPr>
                          <w:p w14:paraId="34EB85C7" w14:textId="77777777" w:rsidR="00DB05E9" w:rsidRDefault="00DB05E9">
                            <w:pPr>
                              <w:pStyle w:val="TableParagraph"/>
                              <w:spacing w:before="0" w:line="240" w:lineRule="auto"/>
                              <w:ind w:left="0"/>
                              <w:rPr>
                                <w:rFonts w:ascii="Times New Roman"/>
                                <w:sz w:val="20"/>
                              </w:rPr>
                            </w:pPr>
                          </w:p>
                        </w:tc>
                      </w:tr>
                    </w:tbl>
                    <w:p w14:paraId="76904608"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59776" behindDoc="1" locked="0" layoutInCell="1" allowOverlap="1" wp14:anchorId="2AC8EF3F" wp14:editId="187B43C2">
                <wp:simplePos x="0" y="0"/>
                <wp:positionH relativeFrom="page">
                  <wp:posOffset>3888105</wp:posOffset>
                </wp:positionH>
                <wp:positionV relativeFrom="paragraph">
                  <wp:posOffset>137160</wp:posOffset>
                </wp:positionV>
                <wp:extent cx="2849245" cy="752475"/>
                <wp:effectExtent l="0" t="0" r="0" b="0"/>
                <wp:wrapTopAndBottom/>
                <wp:docPr id="38"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6546AE04" w14:textId="77777777">
                              <w:trPr>
                                <w:trHeight w:val="535"/>
                              </w:trPr>
                              <w:tc>
                                <w:tcPr>
                                  <w:tcW w:w="1170" w:type="dxa"/>
                                </w:tcPr>
                                <w:p w14:paraId="5E7BAF9B" w14:textId="77777777" w:rsidR="00DB05E9" w:rsidRDefault="00221F65">
                                  <w:pPr>
                                    <w:pStyle w:val="TableParagraph"/>
                                    <w:spacing w:line="240" w:lineRule="auto"/>
                                    <w:rPr>
                                      <w:sz w:val="20"/>
                                    </w:rPr>
                                  </w:pPr>
                                  <w:r>
                                    <w:rPr>
                                      <w:color w:val="231F20"/>
                                      <w:sz w:val="20"/>
                                    </w:rPr>
                                    <w:t>Signed:</w:t>
                                  </w:r>
                                </w:p>
                              </w:tc>
                              <w:tc>
                                <w:tcPr>
                                  <w:tcW w:w="3293" w:type="dxa"/>
                                </w:tcPr>
                                <w:p w14:paraId="4A0CB9F4" w14:textId="77777777" w:rsidR="00DB05E9" w:rsidRDefault="00DB05E9">
                                  <w:pPr>
                                    <w:pStyle w:val="TableParagraph"/>
                                    <w:spacing w:before="0" w:line="240" w:lineRule="auto"/>
                                    <w:ind w:left="0"/>
                                    <w:rPr>
                                      <w:rFonts w:ascii="Times New Roman"/>
                                      <w:sz w:val="20"/>
                                    </w:rPr>
                                  </w:pPr>
                                </w:p>
                              </w:tc>
                            </w:tr>
                            <w:tr w:rsidR="00DB05E9" w14:paraId="335C3857" w14:textId="77777777">
                              <w:trPr>
                                <w:trHeight w:val="295"/>
                              </w:trPr>
                              <w:tc>
                                <w:tcPr>
                                  <w:tcW w:w="1170" w:type="dxa"/>
                                </w:tcPr>
                                <w:p w14:paraId="638EAA44" w14:textId="77777777" w:rsidR="00DB05E9" w:rsidRDefault="00221F65">
                                  <w:pPr>
                                    <w:pStyle w:val="TableParagraph"/>
                                    <w:rPr>
                                      <w:sz w:val="20"/>
                                    </w:rPr>
                                  </w:pPr>
                                  <w:r>
                                    <w:rPr>
                                      <w:color w:val="231F20"/>
                                      <w:sz w:val="20"/>
                                    </w:rPr>
                                    <w:t>Print name:</w:t>
                                  </w:r>
                                </w:p>
                              </w:tc>
                              <w:tc>
                                <w:tcPr>
                                  <w:tcW w:w="3293" w:type="dxa"/>
                                </w:tcPr>
                                <w:p w14:paraId="7326D23C" w14:textId="77777777" w:rsidR="00DB05E9" w:rsidRDefault="00DB05E9">
                                  <w:pPr>
                                    <w:pStyle w:val="TableParagraph"/>
                                    <w:spacing w:before="0" w:line="240" w:lineRule="auto"/>
                                    <w:ind w:left="0"/>
                                    <w:rPr>
                                      <w:rFonts w:ascii="Times New Roman"/>
                                      <w:sz w:val="20"/>
                                    </w:rPr>
                                  </w:pPr>
                                </w:p>
                              </w:tc>
                            </w:tr>
                            <w:tr w:rsidR="00DB05E9" w14:paraId="7279FD27" w14:textId="77777777">
                              <w:trPr>
                                <w:trHeight w:val="295"/>
                              </w:trPr>
                              <w:tc>
                                <w:tcPr>
                                  <w:tcW w:w="1170" w:type="dxa"/>
                                </w:tcPr>
                                <w:p w14:paraId="73EA34D9" w14:textId="77777777" w:rsidR="00DB05E9" w:rsidRDefault="00221F65">
                                  <w:pPr>
                                    <w:pStyle w:val="TableParagraph"/>
                                    <w:rPr>
                                      <w:sz w:val="20"/>
                                    </w:rPr>
                                  </w:pPr>
                                  <w:r>
                                    <w:rPr>
                                      <w:color w:val="231F20"/>
                                      <w:sz w:val="20"/>
                                    </w:rPr>
                                    <w:t>Date:</w:t>
                                  </w:r>
                                </w:p>
                              </w:tc>
                              <w:tc>
                                <w:tcPr>
                                  <w:tcW w:w="3293" w:type="dxa"/>
                                </w:tcPr>
                                <w:p w14:paraId="7AFA6177" w14:textId="77777777" w:rsidR="00DB05E9" w:rsidRDefault="00DB05E9">
                                  <w:pPr>
                                    <w:pStyle w:val="TableParagraph"/>
                                    <w:spacing w:before="0" w:line="240" w:lineRule="auto"/>
                                    <w:ind w:left="0"/>
                                    <w:rPr>
                                      <w:rFonts w:ascii="Times New Roman"/>
                                      <w:sz w:val="20"/>
                                    </w:rPr>
                                  </w:pPr>
                                </w:p>
                              </w:tc>
                            </w:tr>
                          </w:tbl>
                          <w:p w14:paraId="4CF1A2CD"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C8EF3F" id="Text Box 32" o:spid="_x0000_s1046" type="#_x0000_t202" style="position:absolute;margin-left:306.15pt;margin-top:10.8pt;width:224.35pt;height:59.2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6546AE04" w14:textId="77777777">
                        <w:trPr>
                          <w:trHeight w:val="535"/>
                        </w:trPr>
                        <w:tc>
                          <w:tcPr>
                            <w:tcW w:w="1170" w:type="dxa"/>
                          </w:tcPr>
                          <w:p w14:paraId="5E7BAF9B" w14:textId="77777777" w:rsidR="00DB05E9" w:rsidRDefault="00221F65">
                            <w:pPr>
                              <w:pStyle w:val="TableParagraph"/>
                              <w:spacing w:line="240" w:lineRule="auto"/>
                              <w:rPr>
                                <w:sz w:val="20"/>
                              </w:rPr>
                            </w:pPr>
                            <w:r>
                              <w:rPr>
                                <w:color w:val="231F20"/>
                                <w:sz w:val="20"/>
                              </w:rPr>
                              <w:t>Signed:</w:t>
                            </w:r>
                          </w:p>
                        </w:tc>
                        <w:tc>
                          <w:tcPr>
                            <w:tcW w:w="3293" w:type="dxa"/>
                          </w:tcPr>
                          <w:p w14:paraId="4A0CB9F4" w14:textId="77777777" w:rsidR="00DB05E9" w:rsidRDefault="00DB05E9">
                            <w:pPr>
                              <w:pStyle w:val="TableParagraph"/>
                              <w:spacing w:before="0" w:line="240" w:lineRule="auto"/>
                              <w:ind w:left="0"/>
                              <w:rPr>
                                <w:rFonts w:ascii="Times New Roman"/>
                                <w:sz w:val="20"/>
                              </w:rPr>
                            </w:pPr>
                          </w:p>
                        </w:tc>
                      </w:tr>
                      <w:tr w:rsidR="00DB05E9" w14:paraId="335C3857" w14:textId="77777777">
                        <w:trPr>
                          <w:trHeight w:val="295"/>
                        </w:trPr>
                        <w:tc>
                          <w:tcPr>
                            <w:tcW w:w="1170" w:type="dxa"/>
                          </w:tcPr>
                          <w:p w14:paraId="638EAA44" w14:textId="77777777" w:rsidR="00DB05E9" w:rsidRDefault="00221F65">
                            <w:pPr>
                              <w:pStyle w:val="TableParagraph"/>
                              <w:rPr>
                                <w:sz w:val="20"/>
                              </w:rPr>
                            </w:pPr>
                            <w:r>
                              <w:rPr>
                                <w:color w:val="231F20"/>
                                <w:sz w:val="20"/>
                              </w:rPr>
                              <w:t>Print name:</w:t>
                            </w:r>
                          </w:p>
                        </w:tc>
                        <w:tc>
                          <w:tcPr>
                            <w:tcW w:w="3293" w:type="dxa"/>
                          </w:tcPr>
                          <w:p w14:paraId="7326D23C" w14:textId="77777777" w:rsidR="00DB05E9" w:rsidRDefault="00DB05E9">
                            <w:pPr>
                              <w:pStyle w:val="TableParagraph"/>
                              <w:spacing w:before="0" w:line="240" w:lineRule="auto"/>
                              <w:ind w:left="0"/>
                              <w:rPr>
                                <w:rFonts w:ascii="Times New Roman"/>
                                <w:sz w:val="20"/>
                              </w:rPr>
                            </w:pPr>
                          </w:p>
                        </w:tc>
                      </w:tr>
                      <w:tr w:rsidR="00DB05E9" w14:paraId="7279FD27" w14:textId="77777777">
                        <w:trPr>
                          <w:trHeight w:val="295"/>
                        </w:trPr>
                        <w:tc>
                          <w:tcPr>
                            <w:tcW w:w="1170" w:type="dxa"/>
                          </w:tcPr>
                          <w:p w14:paraId="73EA34D9" w14:textId="77777777" w:rsidR="00DB05E9" w:rsidRDefault="00221F65">
                            <w:pPr>
                              <w:pStyle w:val="TableParagraph"/>
                              <w:rPr>
                                <w:sz w:val="20"/>
                              </w:rPr>
                            </w:pPr>
                            <w:r>
                              <w:rPr>
                                <w:color w:val="231F20"/>
                                <w:sz w:val="20"/>
                              </w:rPr>
                              <w:t>Date:</w:t>
                            </w:r>
                          </w:p>
                        </w:tc>
                        <w:tc>
                          <w:tcPr>
                            <w:tcW w:w="3293" w:type="dxa"/>
                          </w:tcPr>
                          <w:p w14:paraId="7AFA6177" w14:textId="77777777" w:rsidR="00DB05E9" w:rsidRDefault="00DB05E9">
                            <w:pPr>
                              <w:pStyle w:val="TableParagraph"/>
                              <w:spacing w:before="0" w:line="240" w:lineRule="auto"/>
                              <w:ind w:left="0"/>
                              <w:rPr>
                                <w:rFonts w:ascii="Times New Roman"/>
                                <w:sz w:val="20"/>
                              </w:rPr>
                            </w:pPr>
                          </w:p>
                        </w:tc>
                      </w:tr>
                    </w:tbl>
                    <w:p w14:paraId="4CF1A2CD"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60800" behindDoc="1" locked="0" layoutInCell="1" allowOverlap="1" wp14:anchorId="798EFF60" wp14:editId="278350FE">
                <wp:simplePos x="0" y="0"/>
                <wp:positionH relativeFrom="page">
                  <wp:posOffset>828040</wp:posOffset>
                </wp:positionH>
                <wp:positionV relativeFrom="paragraph">
                  <wp:posOffset>1108710</wp:posOffset>
                </wp:positionV>
                <wp:extent cx="2849245" cy="752475"/>
                <wp:effectExtent l="0" t="0" r="0" b="0"/>
                <wp:wrapTopAndBottom/>
                <wp:docPr id="3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6CDB37A6" w14:textId="77777777">
                              <w:trPr>
                                <w:trHeight w:val="534"/>
                              </w:trPr>
                              <w:tc>
                                <w:tcPr>
                                  <w:tcW w:w="1170" w:type="dxa"/>
                                </w:tcPr>
                                <w:p w14:paraId="1C139FF2" w14:textId="77777777" w:rsidR="00DB05E9" w:rsidRDefault="00221F65">
                                  <w:pPr>
                                    <w:pStyle w:val="TableParagraph"/>
                                    <w:spacing w:line="240" w:lineRule="auto"/>
                                    <w:rPr>
                                      <w:sz w:val="20"/>
                                    </w:rPr>
                                  </w:pPr>
                                  <w:r>
                                    <w:rPr>
                                      <w:color w:val="231F20"/>
                                      <w:sz w:val="20"/>
                                    </w:rPr>
                                    <w:t>Signed:</w:t>
                                  </w:r>
                                </w:p>
                              </w:tc>
                              <w:tc>
                                <w:tcPr>
                                  <w:tcW w:w="3293" w:type="dxa"/>
                                </w:tcPr>
                                <w:p w14:paraId="37EBD1C5" w14:textId="77777777" w:rsidR="00DB05E9" w:rsidRDefault="00DB05E9">
                                  <w:pPr>
                                    <w:pStyle w:val="TableParagraph"/>
                                    <w:spacing w:before="0" w:line="240" w:lineRule="auto"/>
                                    <w:ind w:left="0"/>
                                    <w:rPr>
                                      <w:rFonts w:ascii="Times New Roman"/>
                                      <w:sz w:val="20"/>
                                    </w:rPr>
                                  </w:pPr>
                                </w:p>
                              </w:tc>
                            </w:tr>
                            <w:tr w:rsidR="00DB05E9" w14:paraId="124F1157" w14:textId="77777777">
                              <w:trPr>
                                <w:trHeight w:val="295"/>
                              </w:trPr>
                              <w:tc>
                                <w:tcPr>
                                  <w:tcW w:w="1170" w:type="dxa"/>
                                </w:tcPr>
                                <w:p w14:paraId="30F2C747" w14:textId="77777777" w:rsidR="00DB05E9" w:rsidRDefault="00221F65">
                                  <w:pPr>
                                    <w:pStyle w:val="TableParagraph"/>
                                    <w:rPr>
                                      <w:sz w:val="20"/>
                                    </w:rPr>
                                  </w:pPr>
                                  <w:r>
                                    <w:rPr>
                                      <w:color w:val="231F20"/>
                                      <w:sz w:val="20"/>
                                    </w:rPr>
                                    <w:t>Print name:</w:t>
                                  </w:r>
                                </w:p>
                              </w:tc>
                              <w:tc>
                                <w:tcPr>
                                  <w:tcW w:w="3293" w:type="dxa"/>
                                </w:tcPr>
                                <w:p w14:paraId="6CD3BEE4" w14:textId="77777777" w:rsidR="00DB05E9" w:rsidRDefault="00DB05E9">
                                  <w:pPr>
                                    <w:pStyle w:val="TableParagraph"/>
                                    <w:spacing w:before="0" w:line="240" w:lineRule="auto"/>
                                    <w:ind w:left="0"/>
                                    <w:rPr>
                                      <w:rFonts w:ascii="Times New Roman"/>
                                      <w:sz w:val="20"/>
                                    </w:rPr>
                                  </w:pPr>
                                </w:p>
                              </w:tc>
                            </w:tr>
                            <w:tr w:rsidR="00DB05E9" w14:paraId="6686EB22" w14:textId="77777777">
                              <w:trPr>
                                <w:trHeight w:val="295"/>
                              </w:trPr>
                              <w:tc>
                                <w:tcPr>
                                  <w:tcW w:w="1170" w:type="dxa"/>
                                </w:tcPr>
                                <w:p w14:paraId="7E58E848" w14:textId="77777777" w:rsidR="00DB05E9" w:rsidRDefault="00221F65">
                                  <w:pPr>
                                    <w:pStyle w:val="TableParagraph"/>
                                    <w:rPr>
                                      <w:sz w:val="20"/>
                                    </w:rPr>
                                  </w:pPr>
                                  <w:r>
                                    <w:rPr>
                                      <w:color w:val="231F20"/>
                                      <w:sz w:val="20"/>
                                    </w:rPr>
                                    <w:t>Date:</w:t>
                                  </w:r>
                                </w:p>
                              </w:tc>
                              <w:tc>
                                <w:tcPr>
                                  <w:tcW w:w="3293" w:type="dxa"/>
                                </w:tcPr>
                                <w:p w14:paraId="33D3FC68" w14:textId="77777777" w:rsidR="00DB05E9" w:rsidRDefault="00DB05E9">
                                  <w:pPr>
                                    <w:pStyle w:val="TableParagraph"/>
                                    <w:spacing w:before="0" w:line="240" w:lineRule="auto"/>
                                    <w:ind w:left="0"/>
                                    <w:rPr>
                                      <w:rFonts w:ascii="Times New Roman"/>
                                      <w:sz w:val="20"/>
                                    </w:rPr>
                                  </w:pPr>
                                </w:p>
                              </w:tc>
                            </w:tr>
                          </w:tbl>
                          <w:p w14:paraId="60F770E2"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8EFF60" id="Text Box 31" o:spid="_x0000_s1047" type="#_x0000_t202" style="position:absolute;margin-left:65.2pt;margin-top:87.3pt;width:224.35pt;height:59.25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6CDB37A6" w14:textId="77777777">
                        <w:trPr>
                          <w:trHeight w:val="534"/>
                        </w:trPr>
                        <w:tc>
                          <w:tcPr>
                            <w:tcW w:w="1170" w:type="dxa"/>
                          </w:tcPr>
                          <w:p w14:paraId="1C139FF2" w14:textId="77777777" w:rsidR="00DB05E9" w:rsidRDefault="00221F65">
                            <w:pPr>
                              <w:pStyle w:val="TableParagraph"/>
                              <w:spacing w:line="240" w:lineRule="auto"/>
                              <w:rPr>
                                <w:sz w:val="20"/>
                              </w:rPr>
                            </w:pPr>
                            <w:r>
                              <w:rPr>
                                <w:color w:val="231F20"/>
                                <w:sz w:val="20"/>
                              </w:rPr>
                              <w:t>Signed:</w:t>
                            </w:r>
                          </w:p>
                        </w:tc>
                        <w:tc>
                          <w:tcPr>
                            <w:tcW w:w="3293" w:type="dxa"/>
                          </w:tcPr>
                          <w:p w14:paraId="37EBD1C5" w14:textId="77777777" w:rsidR="00DB05E9" w:rsidRDefault="00DB05E9">
                            <w:pPr>
                              <w:pStyle w:val="TableParagraph"/>
                              <w:spacing w:before="0" w:line="240" w:lineRule="auto"/>
                              <w:ind w:left="0"/>
                              <w:rPr>
                                <w:rFonts w:ascii="Times New Roman"/>
                                <w:sz w:val="20"/>
                              </w:rPr>
                            </w:pPr>
                          </w:p>
                        </w:tc>
                      </w:tr>
                      <w:tr w:rsidR="00DB05E9" w14:paraId="124F1157" w14:textId="77777777">
                        <w:trPr>
                          <w:trHeight w:val="295"/>
                        </w:trPr>
                        <w:tc>
                          <w:tcPr>
                            <w:tcW w:w="1170" w:type="dxa"/>
                          </w:tcPr>
                          <w:p w14:paraId="30F2C747" w14:textId="77777777" w:rsidR="00DB05E9" w:rsidRDefault="00221F65">
                            <w:pPr>
                              <w:pStyle w:val="TableParagraph"/>
                              <w:rPr>
                                <w:sz w:val="20"/>
                              </w:rPr>
                            </w:pPr>
                            <w:r>
                              <w:rPr>
                                <w:color w:val="231F20"/>
                                <w:sz w:val="20"/>
                              </w:rPr>
                              <w:t>Print name:</w:t>
                            </w:r>
                          </w:p>
                        </w:tc>
                        <w:tc>
                          <w:tcPr>
                            <w:tcW w:w="3293" w:type="dxa"/>
                          </w:tcPr>
                          <w:p w14:paraId="6CD3BEE4" w14:textId="77777777" w:rsidR="00DB05E9" w:rsidRDefault="00DB05E9">
                            <w:pPr>
                              <w:pStyle w:val="TableParagraph"/>
                              <w:spacing w:before="0" w:line="240" w:lineRule="auto"/>
                              <w:ind w:left="0"/>
                              <w:rPr>
                                <w:rFonts w:ascii="Times New Roman"/>
                                <w:sz w:val="20"/>
                              </w:rPr>
                            </w:pPr>
                          </w:p>
                        </w:tc>
                      </w:tr>
                      <w:tr w:rsidR="00DB05E9" w14:paraId="6686EB22" w14:textId="77777777">
                        <w:trPr>
                          <w:trHeight w:val="295"/>
                        </w:trPr>
                        <w:tc>
                          <w:tcPr>
                            <w:tcW w:w="1170" w:type="dxa"/>
                          </w:tcPr>
                          <w:p w14:paraId="7E58E848" w14:textId="77777777" w:rsidR="00DB05E9" w:rsidRDefault="00221F65">
                            <w:pPr>
                              <w:pStyle w:val="TableParagraph"/>
                              <w:rPr>
                                <w:sz w:val="20"/>
                              </w:rPr>
                            </w:pPr>
                            <w:r>
                              <w:rPr>
                                <w:color w:val="231F20"/>
                                <w:sz w:val="20"/>
                              </w:rPr>
                              <w:t>Date:</w:t>
                            </w:r>
                          </w:p>
                        </w:tc>
                        <w:tc>
                          <w:tcPr>
                            <w:tcW w:w="3293" w:type="dxa"/>
                          </w:tcPr>
                          <w:p w14:paraId="33D3FC68" w14:textId="77777777" w:rsidR="00DB05E9" w:rsidRDefault="00DB05E9">
                            <w:pPr>
                              <w:pStyle w:val="TableParagraph"/>
                              <w:spacing w:before="0" w:line="240" w:lineRule="auto"/>
                              <w:ind w:left="0"/>
                              <w:rPr>
                                <w:rFonts w:ascii="Times New Roman"/>
                                <w:sz w:val="20"/>
                              </w:rPr>
                            </w:pPr>
                          </w:p>
                        </w:tc>
                      </w:tr>
                    </w:tbl>
                    <w:p w14:paraId="60F770E2"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61824" behindDoc="1" locked="0" layoutInCell="1" allowOverlap="1" wp14:anchorId="7DE80E9E" wp14:editId="45C5E434">
                <wp:simplePos x="0" y="0"/>
                <wp:positionH relativeFrom="page">
                  <wp:posOffset>3888105</wp:posOffset>
                </wp:positionH>
                <wp:positionV relativeFrom="paragraph">
                  <wp:posOffset>1108710</wp:posOffset>
                </wp:positionV>
                <wp:extent cx="2849245" cy="752475"/>
                <wp:effectExtent l="0" t="0" r="0" b="0"/>
                <wp:wrapTopAndBottom/>
                <wp:docPr id="36"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164C2BCA" w14:textId="77777777">
                              <w:trPr>
                                <w:trHeight w:val="534"/>
                              </w:trPr>
                              <w:tc>
                                <w:tcPr>
                                  <w:tcW w:w="1170" w:type="dxa"/>
                                </w:tcPr>
                                <w:p w14:paraId="4DDC7119" w14:textId="77777777" w:rsidR="00DB05E9" w:rsidRDefault="00221F65">
                                  <w:pPr>
                                    <w:pStyle w:val="TableParagraph"/>
                                    <w:spacing w:line="240" w:lineRule="auto"/>
                                    <w:rPr>
                                      <w:sz w:val="20"/>
                                    </w:rPr>
                                  </w:pPr>
                                  <w:r>
                                    <w:rPr>
                                      <w:color w:val="231F20"/>
                                      <w:sz w:val="20"/>
                                    </w:rPr>
                                    <w:t>Signed:</w:t>
                                  </w:r>
                                </w:p>
                              </w:tc>
                              <w:tc>
                                <w:tcPr>
                                  <w:tcW w:w="3293" w:type="dxa"/>
                                </w:tcPr>
                                <w:p w14:paraId="1CEB9F54" w14:textId="77777777" w:rsidR="00DB05E9" w:rsidRDefault="00DB05E9">
                                  <w:pPr>
                                    <w:pStyle w:val="TableParagraph"/>
                                    <w:spacing w:before="0" w:line="240" w:lineRule="auto"/>
                                    <w:ind w:left="0"/>
                                    <w:rPr>
                                      <w:rFonts w:ascii="Times New Roman"/>
                                      <w:sz w:val="20"/>
                                    </w:rPr>
                                  </w:pPr>
                                </w:p>
                              </w:tc>
                            </w:tr>
                            <w:tr w:rsidR="00DB05E9" w14:paraId="18AEAFE7" w14:textId="77777777">
                              <w:trPr>
                                <w:trHeight w:val="295"/>
                              </w:trPr>
                              <w:tc>
                                <w:tcPr>
                                  <w:tcW w:w="1170" w:type="dxa"/>
                                </w:tcPr>
                                <w:p w14:paraId="0338A8CC" w14:textId="77777777" w:rsidR="00DB05E9" w:rsidRDefault="00221F65">
                                  <w:pPr>
                                    <w:pStyle w:val="TableParagraph"/>
                                    <w:rPr>
                                      <w:sz w:val="20"/>
                                    </w:rPr>
                                  </w:pPr>
                                  <w:r>
                                    <w:rPr>
                                      <w:color w:val="231F20"/>
                                      <w:sz w:val="20"/>
                                    </w:rPr>
                                    <w:t>Print name:</w:t>
                                  </w:r>
                                </w:p>
                              </w:tc>
                              <w:tc>
                                <w:tcPr>
                                  <w:tcW w:w="3293" w:type="dxa"/>
                                </w:tcPr>
                                <w:p w14:paraId="2FB0475E" w14:textId="77777777" w:rsidR="00DB05E9" w:rsidRDefault="00DB05E9">
                                  <w:pPr>
                                    <w:pStyle w:val="TableParagraph"/>
                                    <w:spacing w:before="0" w:line="240" w:lineRule="auto"/>
                                    <w:ind w:left="0"/>
                                    <w:rPr>
                                      <w:rFonts w:ascii="Times New Roman"/>
                                      <w:sz w:val="20"/>
                                    </w:rPr>
                                  </w:pPr>
                                </w:p>
                              </w:tc>
                            </w:tr>
                            <w:tr w:rsidR="00DB05E9" w14:paraId="248628F8" w14:textId="77777777">
                              <w:trPr>
                                <w:trHeight w:val="295"/>
                              </w:trPr>
                              <w:tc>
                                <w:tcPr>
                                  <w:tcW w:w="1170" w:type="dxa"/>
                                </w:tcPr>
                                <w:p w14:paraId="009EF7BB" w14:textId="77777777" w:rsidR="00DB05E9" w:rsidRDefault="00221F65">
                                  <w:pPr>
                                    <w:pStyle w:val="TableParagraph"/>
                                    <w:rPr>
                                      <w:sz w:val="20"/>
                                    </w:rPr>
                                  </w:pPr>
                                  <w:r>
                                    <w:rPr>
                                      <w:color w:val="231F20"/>
                                      <w:sz w:val="20"/>
                                    </w:rPr>
                                    <w:t>Date:</w:t>
                                  </w:r>
                                </w:p>
                              </w:tc>
                              <w:tc>
                                <w:tcPr>
                                  <w:tcW w:w="3293" w:type="dxa"/>
                                </w:tcPr>
                                <w:p w14:paraId="6D9266FF" w14:textId="77777777" w:rsidR="00DB05E9" w:rsidRDefault="00DB05E9">
                                  <w:pPr>
                                    <w:pStyle w:val="TableParagraph"/>
                                    <w:spacing w:before="0" w:line="240" w:lineRule="auto"/>
                                    <w:ind w:left="0"/>
                                    <w:rPr>
                                      <w:rFonts w:ascii="Times New Roman"/>
                                      <w:sz w:val="20"/>
                                    </w:rPr>
                                  </w:pPr>
                                </w:p>
                              </w:tc>
                            </w:tr>
                          </w:tbl>
                          <w:p w14:paraId="49DE7980"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E80E9E" id="Text Box 30" o:spid="_x0000_s1048" type="#_x0000_t202" style="position:absolute;margin-left:306.15pt;margin-top:87.3pt;width:224.35pt;height:59.25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164C2BCA" w14:textId="77777777">
                        <w:trPr>
                          <w:trHeight w:val="534"/>
                        </w:trPr>
                        <w:tc>
                          <w:tcPr>
                            <w:tcW w:w="1170" w:type="dxa"/>
                          </w:tcPr>
                          <w:p w14:paraId="4DDC7119" w14:textId="77777777" w:rsidR="00DB05E9" w:rsidRDefault="00221F65">
                            <w:pPr>
                              <w:pStyle w:val="TableParagraph"/>
                              <w:spacing w:line="240" w:lineRule="auto"/>
                              <w:rPr>
                                <w:sz w:val="20"/>
                              </w:rPr>
                            </w:pPr>
                            <w:r>
                              <w:rPr>
                                <w:color w:val="231F20"/>
                                <w:sz w:val="20"/>
                              </w:rPr>
                              <w:t>Signed:</w:t>
                            </w:r>
                          </w:p>
                        </w:tc>
                        <w:tc>
                          <w:tcPr>
                            <w:tcW w:w="3293" w:type="dxa"/>
                          </w:tcPr>
                          <w:p w14:paraId="1CEB9F54" w14:textId="77777777" w:rsidR="00DB05E9" w:rsidRDefault="00DB05E9">
                            <w:pPr>
                              <w:pStyle w:val="TableParagraph"/>
                              <w:spacing w:before="0" w:line="240" w:lineRule="auto"/>
                              <w:ind w:left="0"/>
                              <w:rPr>
                                <w:rFonts w:ascii="Times New Roman"/>
                                <w:sz w:val="20"/>
                              </w:rPr>
                            </w:pPr>
                          </w:p>
                        </w:tc>
                      </w:tr>
                      <w:tr w:rsidR="00DB05E9" w14:paraId="18AEAFE7" w14:textId="77777777">
                        <w:trPr>
                          <w:trHeight w:val="295"/>
                        </w:trPr>
                        <w:tc>
                          <w:tcPr>
                            <w:tcW w:w="1170" w:type="dxa"/>
                          </w:tcPr>
                          <w:p w14:paraId="0338A8CC" w14:textId="77777777" w:rsidR="00DB05E9" w:rsidRDefault="00221F65">
                            <w:pPr>
                              <w:pStyle w:val="TableParagraph"/>
                              <w:rPr>
                                <w:sz w:val="20"/>
                              </w:rPr>
                            </w:pPr>
                            <w:r>
                              <w:rPr>
                                <w:color w:val="231F20"/>
                                <w:sz w:val="20"/>
                              </w:rPr>
                              <w:t>Print name:</w:t>
                            </w:r>
                          </w:p>
                        </w:tc>
                        <w:tc>
                          <w:tcPr>
                            <w:tcW w:w="3293" w:type="dxa"/>
                          </w:tcPr>
                          <w:p w14:paraId="2FB0475E" w14:textId="77777777" w:rsidR="00DB05E9" w:rsidRDefault="00DB05E9">
                            <w:pPr>
                              <w:pStyle w:val="TableParagraph"/>
                              <w:spacing w:before="0" w:line="240" w:lineRule="auto"/>
                              <w:ind w:left="0"/>
                              <w:rPr>
                                <w:rFonts w:ascii="Times New Roman"/>
                                <w:sz w:val="20"/>
                              </w:rPr>
                            </w:pPr>
                          </w:p>
                        </w:tc>
                      </w:tr>
                      <w:tr w:rsidR="00DB05E9" w14:paraId="248628F8" w14:textId="77777777">
                        <w:trPr>
                          <w:trHeight w:val="295"/>
                        </w:trPr>
                        <w:tc>
                          <w:tcPr>
                            <w:tcW w:w="1170" w:type="dxa"/>
                          </w:tcPr>
                          <w:p w14:paraId="009EF7BB" w14:textId="77777777" w:rsidR="00DB05E9" w:rsidRDefault="00221F65">
                            <w:pPr>
                              <w:pStyle w:val="TableParagraph"/>
                              <w:rPr>
                                <w:sz w:val="20"/>
                              </w:rPr>
                            </w:pPr>
                            <w:r>
                              <w:rPr>
                                <w:color w:val="231F20"/>
                                <w:sz w:val="20"/>
                              </w:rPr>
                              <w:t>Date:</w:t>
                            </w:r>
                          </w:p>
                        </w:tc>
                        <w:tc>
                          <w:tcPr>
                            <w:tcW w:w="3293" w:type="dxa"/>
                          </w:tcPr>
                          <w:p w14:paraId="6D9266FF" w14:textId="77777777" w:rsidR="00DB05E9" w:rsidRDefault="00DB05E9">
                            <w:pPr>
                              <w:pStyle w:val="TableParagraph"/>
                              <w:spacing w:before="0" w:line="240" w:lineRule="auto"/>
                              <w:ind w:left="0"/>
                              <w:rPr>
                                <w:rFonts w:ascii="Times New Roman"/>
                                <w:sz w:val="20"/>
                              </w:rPr>
                            </w:pPr>
                          </w:p>
                        </w:tc>
                      </w:tr>
                    </w:tbl>
                    <w:p w14:paraId="49DE7980"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62848" behindDoc="1" locked="0" layoutInCell="1" allowOverlap="1" wp14:anchorId="4A85B045" wp14:editId="16A60341">
                <wp:simplePos x="0" y="0"/>
                <wp:positionH relativeFrom="page">
                  <wp:posOffset>828040</wp:posOffset>
                </wp:positionH>
                <wp:positionV relativeFrom="paragraph">
                  <wp:posOffset>2080260</wp:posOffset>
                </wp:positionV>
                <wp:extent cx="2849245" cy="752475"/>
                <wp:effectExtent l="0" t="0" r="0" b="0"/>
                <wp:wrapTopAndBottom/>
                <wp:docPr id="35"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7825A0EA" w14:textId="77777777">
                              <w:trPr>
                                <w:trHeight w:val="535"/>
                              </w:trPr>
                              <w:tc>
                                <w:tcPr>
                                  <w:tcW w:w="1170" w:type="dxa"/>
                                </w:tcPr>
                                <w:p w14:paraId="3D871D6C" w14:textId="77777777" w:rsidR="00DB05E9" w:rsidRDefault="00221F65">
                                  <w:pPr>
                                    <w:pStyle w:val="TableParagraph"/>
                                    <w:spacing w:line="240" w:lineRule="auto"/>
                                    <w:rPr>
                                      <w:sz w:val="20"/>
                                    </w:rPr>
                                  </w:pPr>
                                  <w:r>
                                    <w:rPr>
                                      <w:color w:val="231F20"/>
                                      <w:sz w:val="20"/>
                                    </w:rPr>
                                    <w:t>Signed:</w:t>
                                  </w:r>
                                </w:p>
                              </w:tc>
                              <w:tc>
                                <w:tcPr>
                                  <w:tcW w:w="3293" w:type="dxa"/>
                                </w:tcPr>
                                <w:p w14:paraId="03809D77" w14:textId="77777777" w:rsidR="00DB05E9" w:rsidRDefault="00DB05E9">
                                  <w:pPr>
                                    <w:pStyle w:val="TableParagraph"/>
                                    <w:spacing w:before="0" w:line="240" w:lineRule="auto"/>
                                    <w:ind w:left="0"/>
                                    <w:rPr>
                                      <w:rFonts w:ascii="Times New Roman"/>
                                      <w:sz w:val="20"/>
                                    </w:rPr>
                                  </w:pPr>
                                </w:p>
                              </w:tc>
                            </w:tr>
                            <w:tr w:rsidR="00DB05E9" w14:paraId="3A73F52B" w14:textId="77777777">
                              <w:trPr>
                                <w:trHeight w:val="295"/>
                              </w:trPr>
                              <w:tc>
                                <w:tcPr>
                                  <w:tcW w:w="1170" w:type="dxa"/>
                                </w:tcPr>
                                <w:p w14:paraId="569B242C" w14:textId="77777777" w:rsidR="00DB05E9" w:rsidRDefault="00221F65">
                                  <w:pPr>
                                    <w:pStyle w:val="TableParagraph"/>
                                    <w:rPr>
                                      <w:sz w:val="20"/>
                                    </w:rPr>
                                  </w:pPr>
                                  <w:r>
                                    <w:rPr>
                                      <w:color w:val="231F20"/>
                                      <w:sz w:val="20"/>
                                    </w:rPr>
                                    <w:t>Print name:</w:t>
                                  </w:r>
                                </w:p>
                              </w:tc>
                              <w:tc>
                                <w:tcPr>
                                  <w:tcW w:w="3293" w:type="dxa"/>
                                </w:tcPr>
                                <w:p w14:paraId="18C78CDF" w14:textId="77777777" w:rsidR="00DB05E9" w:rsidRDefault="00DB05E9">
                                  <w:pPr>
                                    <w:pStyle w:val="TableParagraph"/>
                                    <w:spacing w:before="0" w:line="240" w:lineRule="auto"/>
                                    <w:ind w:left="0"/>
                                    <w:rPr>
                                      <w:rFonts w:ascii="Times New Roman"/>
                                      <w:sz w:val="20"/>
                                    </w:rPr>
                                  </w:pPr>
                                </w:p>
                              </w:tc>
                            </w:tr>
                            <w:tr w:rsidR="00DB05E9" w14:paraId="7CFF89A4" w14:textId="77777777">
                              <w:trPr>
                                <w:trHeight w:val="295"/>
                              </w:trPr>
                              <w:tc>
                                <w:tcPr>
                                  <w:tcW w:w="1170" w:type="dxa"/>
                                </w:tcPr>
                                <w:p w14:paraId="0D914844" w14:textId="77777777" w:rsidR="00DB05E9" w:rsidRDefault="00221F65">
                                  <w:pPr>
                                    <w:pStyle w:val="TableParagraph"/>
                                    <w:rPr>
                                      <w:sz w:val="20"/>
                                    </w:rPr>
                                  </w:pPr>
                                  <w:r>
                                    <w:rPr>
                                      <w:color w:val="231F20"/>
                                      <w:sz w:val="20"/>
                                    </w:rPr>
                                    <w:t>Date:</w:t>
                                  </w:r>
                                </w:p>
                              </w:tc>
                              <w:tc>
                                <w:tcPr>
                                  <w:tcW w:w="3293" w:type="dxa"/>
                                </w:tcPr>
                                <w:p w14:paraId="198E23C9" w14:textId="77777777" w:rsidR="00DB05E9" w:rsidRDefault="00DB05E9">
                                  <w:pPr>
                                    <w:pStyle w:val="TableParagraph"/>
                                    <w:spacing w:before="0" w:line="240" w:lineRule="auto"/>
                                    <w:ind w:left="0"/>
                                    <w:rPr>
                                      <w:rFonts w:ascii="Times New Roman"/>
                                      <w:sz w:val="20"/>
                                    </w:rPr>
                                  </w:pPr>
                                </w:p>
                              </w:tc>
                            </w:tr>
                          </w:tbl>
                          <w:p w14:paraId="72505E8C"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85B045" id="Text Box 29" o:spid="_x0000_s1049" type="#_x0000_t202" style="position:absolute;margin-left:65.2pt;margin-top:163.8pt;width:224.35pt;height:59.25pt;z-index:-251653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7825A0EA" w14:textId="77777777">
                        <w:trPr>
                          <w:trHeight w:val="535"/>
                        </w:trPr>
                        <w:tc>
                          <w:tcPr>
                            <w:tcW w:w="1170" w:type="dxa"/>
                          </w:tcPr>
                          <w:p w14:paraId="3D871D6C" w14:textId="77777777" w:rsidR="00DB05E9" w:rsidRDefault="00221F65">
                            <w:pPr>
                              <w:pStyle w:val="TableParagraph"/>
                              <w:spacing w:line="240" w:lineRule="auto"/>
                              <w:rPr>
                                <w:sz w:val="20"/>
                              </w:rPr>
                            </w:pPr>
                            <w:r>
                              <w:rPr>
                                <w:color w:val="231F20"/>
                                <w:sz w:val="20"/>
                              </w:rPr>
                              <w:t>Signed:</w:t>
                            </w:r>
                          </w:p>
                        </w:tc>
                        <w:tc>
                          <w:tcPr>
                            <w:tcW w:w="3293" w:type="dxa"/>
                          </w:tcPr>
                          <w:p w14:paraId="03809D77" w14:textId="77777777" w:rsidR="00DB05E9" w:rsidRDefault="00DB05E9">
                            <w:pPr>
                              <w:pStyle w:val="TableParagraph"/>
                              <w:spacing w:before="0" w:line="240" w:lineRule="auto"/>
                              <w:ind w:left="0"/>
                              <w:rPr>
                                <w:rFonts w:ascii="Times New Roman"/>
                                <w:sz w:val="20"/>
                              </w:rPr>
                            </w:pPr>
                          </w:p>
                        </w:tc>
                      </w:tr>
                      <w:tr w:rsidR="00DB05E9" w14:paraId="3A73F52B" w14:textId="77777777">
                        <w:trPr>
                          <w:trHeight w:val="295"/>
                        </w:trPr>
                        <w:tc>
                          <w:tcPr>
                            <w:tcW w:w="1170" w:type="dxa"/>
                          </w:tcPr>
                          <w:p w14:paraId="569B242C" w14:textId="77777777" w:rsidR="00DB05E9" w:rsidRDefault="00221F65">
                            <w:pPr>
                              <w:pStyle w:val="TableParagraph"/>
                              <w:rPr>
                                <w:sz w:val="20"/>
                              </w:rPr>
                            </w:pPr>
                            <w:r>
                              <w:rPr>
                                <w:color w:val="231F20"/>
                                <w:sz w:val="20"/>
                              </w:rPr>
                              <w:t>Print name:</w:t>
                            </w:r>
                          </w:p>
                        </w:tc>
                        <w:tc>
                          <w:tcPr>
                            <w:tcW w:w="3293" w:type="dxa"/>
                          </w:tcPr>
                          <w:p w14:paraId="18C78CDF" w14:textId="77777777" w:rsidR="00DB05E9" w:rsidRDefault="00DB05E9">
                            <w:pPr>
                              <w:pStyle w:val="TableParagraph"/>
                              <w:spacing w:before="0" w:line="240" w:lineRule="auto"/>
                              <w:ind w:left="0"/>
                              <w:rPr>
                                <w:rFonts w:ascii="Times New Roman"/>
                                <w:sz w:val="20"/>
                              </w:rPr>
                            </w:pPr>
                          </w:p>
                        </w:tc>
                      </w:tr>
                      <w:tr w:rsidR="00DB05E9" w14:paraId="7CFF89A4" w14:textId="77777777">
                        <w:trPr>
                          <w:trHeight w:val="295"/>
                        </w:trPr>
                        <w:tc>
                          <w:tcPr>
                            <w:tcW w:w="1170" w:type="dxa"/>
                          </w:tcPr>
                          <w:p w14:paraId="0D914844" w14:textId="77777777" w:rsidR="00DB05E9" w:rsidRDefault="00221F65">
                            <w:pPr>
                              <w:pStyle w:val="TableParagraph"/>
                              <w:rPr>
                                <w:sz w:val="20"/>
                              </w:rPr>
                            </w:pPr>
                            <w:r>
                              <w:rPr>
                                <w:color w:val="231F20"/>
                                <w:sz w:val="20"/>
                              </w:rPr>
                              <w:t>Date:</w:t>
                            </w:r>
                          </w:p>
                        </w:tc>
                        <w:tc>
                          <w:tcPr>
                            <w:tcW w:w="3293" w:type="dxa"/>
                          </w:tcPr>
                          <w:p w14:paraId="198E23C9" w14:textId="77777777" w:rsidR="00DB05E9" w:rsidRDefault="00DB05E9">
                            <w:pPr>
                              <w:pStyle w:val="TableParagraph"/>
                              <w:spacing w:before="0" w:line="240" w:lineRule="auto"/>
                              <w:ind w:left="0"/>
                              <w:rPr>
                                <w:rFonts w:ascii="Times New Roman"/>
                                <w:sz w:val="20"/>
                              </w:rPr>
                            </w:pPr>
                          </w:p>
                        </w:tc>
                      </w:tr>
                    </w:tbl>
                    <w:p w14:paraId="72505E8C"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63872" behindDoc="1" locked="0" layoutInCell="1" allowOverlap="1" wp14:anchorId="05C81E10" wp14:editId="3515695A">
                <wp:simplePos x="0" y="0"/>
                <wp:positionH relativeFrom="page">
                  <wp:posOffset>3888105</wp:posOffset>
                </wp:positionH>
                <wp:positionV relativeFrom="paragraph">
                  <wp:posOffset>2080260</wp:posOffset>
                </wp:positionV>
                <wp:extent cx="2849245" cy="752475"/>
                <wp:effectExtent l="0" t="0" r="0" b="0"/>
                <wp:wrapTopAndBottom/>
                <wp:docPr id="34"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714C7348" w14:textId="77777777">
                              <w:trPr>
                                <w:trHeight w:val="535"/>
                              </w:trPr>
                              <w:tc>
                                <w:tcPr>
                                  <w:tcW w:w="1170" w:type="dxa"/>
                                </w:tcPr>
                                <w:p w14:paraId="38DBC390" w14:textId="77777777" w:rsidR="00DB05E9" w:rsidRDefault="00221F65">
                                  <w:pPr>
                                    <w:pStyle w:val="TableParagraph"/>
                                    <w:spacing w:line="240" w:lineRule="auto"/>
                                    <w:rPr>
                                      <w:sz w:val="20"/>
                                    </w:rPr>
                                  </w:pPr>
                                  <w:r>
                                    <w:rPr>
                                      <w:color w:val="231F20"/>
                                      <w:sz w:val="20"/>
                                    </w:rPr>
                                    <w:t>Signed:</w:t>
                                  </w:r>
                                </w:p>
                              </w:tc>
                              <w:tc>
                                <w:tcPr>
                                  <w:tcW w:w="3293" w:type="dxa"/>
                                </w:tcPr>
                                <w:p w14:paraId="61EA36FD" w14:textId="77777777" w:rsidR="00DB05E9" w:rsidRDefault="00DB05E9">
                                  <w:pPr>
                                    <w:pStyle w:val="TableParagraph"/>
                                    <w:spacing w:before="0" w:line="240" w:lineRule="auto"/>
                                    <w:ind w:left="0"/>
                                    <w:rPr>
                                      <w:rFonts w:ascii="Times New Roman"/>
                                      <w:sz w:val="20"/>
                                    </w:rPr>
                                  </w:pPr>
                                </w:p>
                              </w:tc>
                            </w:tr>
                            <w:tr w:rsidR="00DB05E9" w14:paraId="4E0A73CC" w14:textId="77777777">
                              <w:trPr>
                                <w:trHeight w:val="295"/>
                              </w:trPr>
                              <w:tc>
                                <w:tcPr>
                                  <w:tcW w:w="1170" w:type="dxa"/>
                                </w:tcPr>
                                <w:p w14:paraId="1CEF7629" w14:textId="77777777" w:rsidR="00DB05E9" w:rsidRDefault="00221F65">
                                  <w:pPr>
                                    <w:pStyle w:val="TableParagraph"/>
                                    <w:rPr>
                                      <w:sz w:val="20"/>
                                    </w:rPr>
                                  </w:pPr>
                                  <w:r>
                                    <w:rPr>
                                      <w:color w:val="231F20"/>
                                      <w:sz w:val="20"/>
                                    </w:rPr>
                                    <w:t>Print name:</w:t>
                                  </w:r>
                                </w:p>
                              </w:tc>
                              <w:tc>
                                <w:tcPr>
                                  <w:tcW w:w="3293" w:type="dxa"/>
                                </w:tcPr>
                                <w:p w14:paraId="2994D70A" w14:textId="77777777" w:rsidR="00DB05E9" w:rsidRDefault="00DB05E9">
                                  <w:pPr>
                                    <w:pStyle w:val="TableParagraph"/>
                                    <w:spacing w:before="0" w:line="240" w:lineRule="auto"/>
                                    <w:ind w:left="0"/>
                                    <w:rPr>
                                      <w:rFonts w:ascii="Times New Roman"/>
                                      <w:sz w:val="20"/>
                                    </w:rPr>
                                  </w:pPr>
                                </w:p>
                              </w:tc>
                            </w:tr>
                            <w:tr w:rsidR="00DB05E9" w14:paraId="156C3825" w14:textId="77777777">
                              <w:trPr>
                                <w:trHeight w:val="295"/>
                              </w:trPr>
                              <w:tc>
                                <w:tcPr>
                                  <w:tcW w:w="1170" w:type="dxa"/>
                                </w:tcPr>
                                <w:p w14:paraId="020938CC" w14:textId="77777777" w:rsidR="00DB05E9" w:rsidRDefault="00221F65">
                                  <w:pPr>
                                    <w:pStyle w:val="TableParagraph"/>
                                    <w:rPr>
                                      <w:sz w:val="20"/>
                                    </w:rPr>
                                  </w:pPr>
                                  <w:r>
                                    <w:rPr>
                                      <w:color w:val="231F20"/>
                                      <w:sz w:val="20"/>
                                    </w:rPr>
                                    <w:t>Date:</w:t>
                                  </w:r>
                                </w:p>
                              </w:tc>
                              <w:tc>
                                <w:tcPr>
                                  <w:tcW w:w="3293" w:type="dxa"/>
                                </w:tcPr>
                                <w:p w14:paraId="36D49BDD" w14:textId="77777777" w:rsidR="00DB05E9" w:rsidRDefault="00DB05E9">
                                  <w:pPr>
                                    <w:pStyle w:val="TableParagraph"/>
                                    <w:spacing w:before="0" w:line="240" w:lineRule="auto"/>
                                    <w:ind w:left="0"/>
                                    <w:rPr>
                                      <w:rFonts w:ascii="Times New Roman"/>
                                      <w:sz w:val="20"/>
                                    </w:rPr>
                                  </w:pPr>
                                </w:p>
                              </w:tc>
                            </w:tr>
                          </w:tbl>
                          <w:p w14:paraId="73B2992A"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C81E10" id="Text Box 28" o:spid="_x0000_s1050" type="#_x0000_t202" style="position:absolute;margin-left:306.15pt;margin-top:163.8pt;width:224.35pt;height:59.25pt;z-index:-251652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714C7348" w14:textId="77777777">
                        <w:trPr>
                          <w:trHeight w:val="535"/>
                        </w:trPr>
                        <w:tc>
                          <w:tcPr>
                            <w:tcW w:w="1170" w:type="dxa"/>
                          </w:tcPr>
                          <w:p w14:paraId="38DBC390" w14:textId="77777777" w:rsidR="00DB05E9" w:rsidRDefault="00221F65">
                            <w:pPr>
                              <w:pStyle w:val="TableParagraph"/>
                              <w:spacing w:line="240" w:lineRule="auto"/>
                              <w:rPr>
                                <w:sz w:val="20"/>
                              </w:rPr>
                            </w:pPr>
                            <w:r>
                              <w:rPr>
                                <w:color w:val="231F20"/>
                                <w:sz w:val="20"/>
                              </w:rPr>
                              <w:t>Signed:</w:t>
                            </w:r>
                          </w:p>
                        </w:tc>
                        <w:tc>
                          <w:tcPr>
                            <w:tcW w:w="3293" w:type="dxa"/>
                          </w:tcPr>
                          <w:p w14:paraId="61EA36FD" w14:textId="77777777" w:rsidR="00DB05E9" w:rsidRDefault="00DB05E9">
                            <w:pPr>
                              <w:pStyle w:val="TableParagraph"/>
                              <w:spacing w:before="0" w:line="240" w:lineRule="auto"/>
                              <w:ind w:left="0"/>
                              <w:rPr>
                                <w:rFonts w:ascii="Times New Roman"/>
                                <w:sz w:val="20"/>
                              </w:rPr>
                            </w:pPr>
                          </w:p>
                        </w:tc>
                      </w:tr>
                      <w:tr w:rsidR="00DB05E9" w14:paraId="4E0A73CC" w14:textId="77777777">
                        <w:trPr>
                          <w:trHeight w:val="295"/>
                        </w:trPr>
                        <w:tc>
                          <w:tcPr>
                            <w:tcW w:w="1170" w:type="dxa"/>
                          </w:tcPr>
                          <w:p w14:paraId="1CEF7629" w14:textId="77777777" w:rsidR="00DB05E9" w:rsidRDefault="00221F65">
                            <w:pPr>
                              <w:pStyle w:val="TableParagraph"/>
                              <w:rPr>
                                <w:sz w:val="20"/>
                              </w:rPr>
                            </w:pPr>
                            <w:r>
                              <w:rPr>
                                <w:color w:val="231F20"/>
                                <w:sz w:val="20"/>
                              </w:rPr>
                              <w:t>Print name:</w:t>
                            </w:r>
                          </w:p>
                        </w:tc>
                        <w:tc>
                          <w:tcPr>
                            <w:tcW w:w="3293" w:type="dxa"/>
                          </w:tcPr>
                          <w:p w14:paraId="2994D70A" w14:textId="77777777" w:rsidR="00DB05E9" w:rsidRDefault="00DB05E9">
                            <w:pPr>
                              <w:pStyle w:val="TableParagraph"/>
                              <w:spacing w:before="0" w:line="240" w:lineRule="auto"/>
                              <w:ind w:left="0"/>
                              <w:rPr>
                                <w:rFonts w:ascii="Times New Roman"/>
                                <w:sz w:val="20"/>
                              </w:rPr>
                            </w:pPr>
                          </w:p>
                        </w:tc>
                      </w:tr>
                      <w:tr w:rsidR="00DB05E9" w14:paraId="156C3825" w14:textId="77777777">
                        <w:trPr>
                          <w:trHeight w:val="295"/>
                        </w:trPr>
                        <w:tc>
                          <w:tcPr>
                            <w:tcW w:w="1170" w:type="dxa"/>
                          </w:tcPr>
                          <w:p w14:paraId="020938CC" w14:textId="77777777" w:rsidR="00DB05E9" w:rsidRDefault="00221F65">
                            <w:pPr>
                              <w:pStyle w:val="TableParagraph"/>
                              <w:rPr>
                                <w:sz w:val="20"/>
                              </w:rPr>
                            </w:pPr>
                            <w:r>
                              <w:rPr>
                                <w:color w:val="231F20"/>
                                <w:sz w:val="20"/>
                              </w:rPr>
                              <w:t>Date:</w:t>
                            </w:r>
                          </w:p>
                        </w:tc>
                        <w:tc>
                          <w:tcPr>
                            <w:tcW w:w="3293" w:type="dxa"/>
                          </w:tcPr>
                          <w:p w14:paraId="36D49BDD" w14:textId="77777777" w:rsidR="00DB05E9" w:rsidRDefault="00DB05E9">
                            <w:pPr>
                              <w:pStyle w:val="TableParagraph"/>
                              <w:spacing w:before="0" w:line="240" w:lineRule="auto"/>
                              <w:ind w:left="0"/>
                              <w:rPr>
                                <w:rFonts w:ascii="Times New Roman"/>
                                <w:sz w:val="20"/>
                              </w:rPr>
                            </w:pPr>
                          </w:p>
                        </w:tc>
                      </w:tr>
                    </w:tbl>
                    <w:p w14:paraId="73B2992A"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64896" behindDoc="1" locked="0" layoutInCell="1" allowOverlap="1" wp14:anchorId="6935FADE" wp14:editId="2DA3C964">
                <wp:simplePos x="0" y="0"/>
                <wp:positionH relativeFrom="page">
                  <wp:posOffset>828040</wp:posOffset>
                </wp:positionH>
                <wp:positionV relativeFrom="paragraph">
                  <wp:posOffset>3051175</wp:posOffset>
                </wp:positionV>
                <wp:extent cx="2849245" cy="752475"/>
                <wp:effectExtent l="0" t="0" r="0" b="0"/>
                <wp:wrapTopAndBottom/>
                <wp:docPr id="3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11934EA0" w14:textId="77777777">
                              <w:trPr>
                                <w:trHeight w:val="535"/>
                              </w:trPr>
                              <w:tc>
                                <w:tcPr>
                                  <w:tcW w:w="1170" w:type="dxa"/>
                                </w:tcPr>
                                <w:p w14:paraId="230DF31C" w14:textId="77777777" w:rsidR="00DB05E9" w:rsidRDefault="00221F65">
                                  <w:pPr>
                                    <w:pStyle w:val="TableParagraph"/>
                                    <w:spacing w:line="240" w:lineRule="auto"/>
                                    <w:rPr>
                                      <w:sz w:val="20"/>
                                    </w:rPr>
                                  </w:pPr>
                                  <w:r>
                                    <w:rPr>
                                      <w:color w:val="231F20"/>
                                      <w:sz w:val="20"/>
                                    </w:rPr>
                                    <w:t>Signed:</w:t>
                                  </w:r>
                                </w:p>
                              </w:tc>
                              <w:tc>
                                <w:tcPr>
                                  <w:tcW w:w="3293" w:type="dxa"/>
                                </w:tcPr>
                                <w:p w14:paraId="69342C45" w14:textId="77777777" w:rsidR="00DB05E9" w:rsidRDefault="00DB05E9">
                                  <w:pPr>
                                    <w:pStyle w:val="TableParagraph"/>
                                    <w:spacing w:before="0" w:line="240" w:lineRule="auto"/>
                                    <w:ind w:left="0"/>
                                    <w:rPr>
                                      <w:rFonts w:ascii="Times New Roman"/>
                                      <w:sz w:val="20"/>
                                    </w:rPr>
                                  </w:pPr>
                                </w:p>
                              </w:tc>
                            </w:tr>
                            <w:tr w:rsidR="00DB05E9" w14:paraId="587F5760" w14:textId="77777777">
                              <w:trPr>
                                <w:trHeight w:val="295"/>
                              </w:trPr>
                              <w:tc>
                                <w:tcPr>
                                  <w:tcW w:w="1170" w:type="dxa"/>
                                </w:tcPr>
                                <w:p w14:paraId="5B3C17C1" w14:textId="77777777" w:rsidR="00DB05E9" w:rsidRDefault="00221F65">
                                  <w:pPr>
                                    <w:pStyle w:val="TableParagraph"/>
                                    <w:rPr>
                                      <w:sz w:val="20"/>
                                    </w:rPr>
                                  </w:pPr>
                                  <w:r>
                                    <w:rPr>
                                      <w:color w:val="231F20"/>
                                      <w:sz w:val="20"/>
                                    </w:rPr>
                                    <w:t>Print name:</w:t>
                                  </w:r>
                                </w:p>
                              </w:tc>
                              <w:tc>
                                <w:tcPr>
                                  <w:tcW w:w="3293" w:type="dxa"/>
                                </w:tcPr>
                                <w:p w14:paraId="2B6839D4" w14:textId="77777777" w:rsidR="00DB05E9" w:rsidRDefault="00DB05E9">
                                  <w:pPr>
                                    <w:pStyle w:val="TableParagraph"/>
                                    <w:spacing w:before="0" w:line="240" w:lineRule="auto"/>
                                    <w:ind w:left="0"/>
                                    <w:rPr>
                                      <w:rFonts w:ascii="Times New Roman"/>
                                      <w:sz w:val="20"/>
                                    </w:rPr>
                                  </w:pPr>
                                </w:p>
                              </w:tc>
                            </w:tr>
                            <w:tr w:rsidR="00DB05E9" w14:paraId="06B0B069" w14:textId="77777777">
                              <w:trPr>
                                <w:trHeight w:val="295"/>
                              </w:trPr>
                              <w:tc>
                                <w:tcPr>
                                  <w:tcW w:w="1170" w:type="dxa"/>
                                </w:tcPr>
                                <w:p w14:paraId="2847E427" w14:textId="77777777" w:rsidR="00DB05E9" w:rsidRDefault="00221F65">
                                  <w:pPr>
                                    <w:pStyle w:val="TableParagraph"/>
                                    <w:rPr>
                                      <w:sz w:val="20"/>
                                    </w:rPr>
                                  </w:pPr>
                                  <w:r>
                                    <w:rPr>
                                      <w:color w:val="231F20"/>
                                      <w:sz w:val="20"/>
                                    </w:rPr>
                                    <w:t>Date:</w:t>
                                  </w:r>
                                </w:p>
                              </w:tc>
                              <w:tc>
                                <w:tcPr>
                                  <w:tcW w:w="3293" w:type="dxa"/>
                                </w:tcPr>
                                <w:p w14:paraId="690883AF" w14:textId="77777777" w:rsidR="00DB05E9" w:rsidRDefault="00DB05E9">
                                  <w:pPr>
                                    <w:pStyle w:val="TableParagraph"/>
                                    <w:spacing w:before="0" w:line="240" w:lineRule="auto"/>
                                    <w:ind w:left="0"/>
                                    <w:rPr>
                                      <w:rFonts w:ascii="Times New Roman"/>
                                      <w:sz w:val="20"/>
                                    </w:rPr>
                                  </w:pPr>
                                </w:p>
                              </w:tc>
                            </w:tr>
                          </w:tbl>
                          <w:p w14:paraId="436C6BD5"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35FADE" id="Text Box 27" o:spid="_x0000_s1051" type="#_x0000_t202" style="position:absolute;margin-left:65.2pt;margin-top:240.25pt;width:224.35pt;height:59.25pt;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11934EA0" w14:textId="77777777">
                        <w:trPr>
                          <w:trHeight w:val="535"/>
                        </w:trPr>
                        <w:tc>
                          <w:tcPr>
                            <w:tcW w:w="1170" w:type="dxa"/>
                          </w:tcPr>
                          <w:p w14:paraId="230DF31C" w14:textId="77777777" w:rsidR="00DB05E9" w:rsidRDefault="00221F65">
                            <w:pPr>
                              <w:pStyle w:val="TableParagraph"/>
                              <w:spacing w:line="240" w:lineRule="auto"/>
                              <w:rPr>
                                <w:sz w:val="20"/>
                              </w:rPr>
                            </w:pPr>
                            <w:r>
                              <w:rPr>
                                <w:color w:val="231F20"/>
                                <w:sz w:val="20"/>
                              </w:rPr>
                              <w:t>Signed:</w:t>
                            </w:r>
                          </w:p>
                        </w:tc>
                        <w:tc>
                          <w:tcPr>
                            <w:tcW w:w="3293" w:type="dxa"/>
                          </w:tcPr>
                          <w:p w14:paraId="69342C45" w14:textId="77777777" w:rsidR="00DB05E9" w:rsidRDefault="00DB05E9">
                            <w:pPr>
                              <w:pStyle w:val="TableParagraph"/>
                              <w:spacing w:before="0" w:line="240" w:lineRule="auto"/>
                              <w:ind w:left="0"/>
                              <w:rPr>
                                <w:rFonts w:ascii="Times New Roman"/>
                                <w:sz w:val="20"/>
                              </w:rPr>
                            </w:pPr>
                          </w:p>
                        </w:tc>
                      </w:tr>
                      <w:tr w:rsidR="00DB05E9" w14:paraId="587F5760" w14:textId="77777777">
                        <w:trPr>
                          <w:trHeight w:val="295"/>
                        </w:trPr>
                        <w:tc>
                          <w:tcPr>
                            <w:tcW w:w="1170" w:type="dxa"/>
                          </w:tcPr>
                          <w:p w14:paraId="5B3C17C1" w14:textId="77777777" w:rsidR="00DB05E9" w:rsidRDefault="00221F65">
                            <w:pPr>
                              <w:pStyle w:val="TableParagraph"/>
                              <w:rPr>
                                <w:sz w:val="20"/>
                              </w:rPr>
                            </w:pPr>
                            <w:r>
                              <w:rPr>
                                <w:color w:val="231F20"/>
                                <w:sz w:val="20"/>
                              </w:rPr>
                              <w:t>Print name:</w:t>
                            </w:r>
                          </w:p>
                        </w:tc>
                        <w:tc>
                          <w:tcPr>
                            <w:tcW w:w="3293" w:type="dxa"/>
                          </w:tcPr>
                          <w:p w14:paraId="2B6839D4" w14:textId="77777777" w:rsidR="00DB05E9" w:rsidRDefault="00DB05E9">
                            <w:pPr>
                              <w:pStyle w:val="TableParagraph"/>
                              <w:spacing w:before="0" w:line="240" w:lineRule="auto"/>
                              <w:ind w:left="0"/>
                              <w:rPr>
                                <w:rFonts w:ascii="Times New Roman"/>
                                <w:sz w:val="20"/>
                              </w:rPr>
                            </w:pPr>
                          </w:p>
                        </w:tc>
                      </w:tr>
                      <w:tr w:rsidR="00DB05E9" w14:paraId="06B0B069" w14:textId="77777777">
                        <w:trPr>
                          <w:trHeight w:val="295"/>
                        </w:trPr>
                        <w:tc>
                          <w:tcPr>
                            <w:tcW w:w="1170" w:type="dxa"/>
                          </w:tcPr>
                          <w:p w14:paraId="2847E427" w14:textId="77777777" w:rsidR="00DB05E9" w:rsidRDefault="00221F65">
                            <w:pPr>
                              <w:pStyle w:val="TableParagraph"/>
                              <w:rPr>
                                <w:sz w:val="20"/>
                              </w:rPr>
                            </w:pPr>
                            <w:r>
                              <w:rPr>
                                <w:color w:val="231F20"/>
                                <w:sz w:val="20"/>
                              </w:rPr>
                              <w:t>Date:</w:t>
                            </w:r>
                          </w:p>
                        </w:tc>
                        <w:tc>
                          <w:tcPr>
                            <w:tcW w:w="3293" w:type="dxa"/>
                          </w:tcPr>
                          <w:p w14:paraId="690883AF" w14:textId="77777777" w:rsidR="00DB05E9" w:rsidRDefault="00DB05E9">
                            <w:pPr>
                              <w:pStyle w:val="TableParagraph"/>
                              <w:spacing w:before="0" w:line="240" w:lineRule="auto"/>
                              <w:ind w:left="0"/>
                              <w:rPr>
                                <w:rFonts w:ascii="Times New Roman"/>
                                <w:sz w:val="20"/>
                              </w:rPr>
                            </w:pPr>
                          </w:p>
                        </w:tc>
                      </w:tr>
                    </w:tbl>
                    <w:p w14:paraId="436C6BD5"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65920" behindDoc="1" locked="0" layoutInCell="1" allowOverlap="1" wp14:anchorId="56E5F32F" wp14:editId="0D0693D1">
                <wp:simplePos x="0" y="0"/>
                <wp:positionH relativeFrom="page">
                  <wp:posOffset>3888105</wp:posOffset>
                </wp:positionH>
                <wp:positionV relativeFrom="paragraph">
                  <wp:posOffset>3051175</wp:posOffset>
                </wp:positionV>
                <wp:extent cx="2849245" cy="752475"/>
                <wp:effectExtent l="0" t="0" r="0" b="0"/>
                <wp:wrapTopAndBottom/>
                <wp:docPr id="3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2A1079BB" w14:textId="77777777">
                              <w:trPr>
                                <w:trHeight w:val="535"/>
                              </w:trPr>
                              <w:tc>
                                <w:tcPr>
                                  <w:tcW w:w="1170" w:type="dxa"/>
                                </w:tcPr>
                                <w:p w14:paraId="71FA6FE4" w14:textId="77777777" w:rsidR="00DB05E9" w:rsidRDefault="00221F65">
                                  <w:pPr>
                                    <w:pStyle w:val="TableParagraph"/>
                                    <w:spacing w:line="240" w:lineRule="auto"/>
                                    <w:rPr>
                                      <w:sz w:val="20"/>
                                    </w:rPr>
                                  </w:pPr>
                                  <w:r>
                                    <w:rPr>
                                      <w:color w:val="231F20"/>
                                      <w:sz w:val="20"/>
                                    </w:rPr>
                                    <w:t>Signed:</w:t>
                                  </w:r>
                                </w:p>
                              </w:tc>
                              <w:tc>
                                <w:tcPr>
                                  <w:tcW w:w="3293" w:type="dxa"/>
                                </w:tcPr>
                                <w:p w14:paraId="2FA362C2" w14:textId="77777777" w:rsidR="00DB05E9" w:rsidRDefault="00DB05E9">
                                  <w:pPr>
                                    <w:pStyle w:val="TableParagraph"/>
                                    <w:spacing w:before="0" w:line="240" w:lineRule="auto"/>
                                    <w:ind w:left="0"/>
                                    <w:rPr>
                                      <w:rFonts w:ascii="Times New Roman"/>
                                      <w:sz w:val="20"/>
                                    </w:rPr>
                                  </w:pPr>
                                </w:p>
                              </w:tc>
                            </w:tr>
                            <w:tr w:rsidR="00DB05E9" w14:paraId="681D811E" w14:textId="77777777">
                              <w:trPr>
                                <w:trHeight w:val="295"/>
                              </w:trPr>
                              <w:tc>
                                <w:tcPr>
                                  <w:tcW w:w="1170" w:type="dxa"/>
                                </w:tcPr>
                                <w:p w14:paraId="551AB8D3" w14:textId="77777777" w:rsidR="00DB05E9" w:rsidRDefault="00221F65">
                                  <w:pPr>
                                    <w:pStyle w:val="TableParagraph"/>
                                    <w:rPr>
                                      <w:sz w:val="20"/>
                                    </w:rPr>
                                  </w:pPr>
                                  <w:r>
                                    <w:rPr>
                                      <w:color w:val="231F20"/>
                                      <w:sz w:val="20"/>
                                    </w:rPr>
                                    <w:t>Print name:</w:t>
                                  </w:r>
                                </w:p>
                              </w:tc>
                              <w:tc>
                                <w:tcPr>
                                  <w:tcW w:w="3293" w:type="dxa"/>
                                </w:tcPr>
                                <w:p w14:paraId="7D3151D6" w14:textId="77777777" w:rsidR="00DB05E9" w:rsidRDefault="00DB05E9">
                                  <w:pPr>
                                    <w:pStyle w:val="TableParagraph"/>
                                    <w:spacing w:before="0" w:line="240" w:lineRule="auto"/>
                                    <w:ind w:left="0"/>
                                    <w:rPr>
                                      <w:rFonts w:ascii="Times New Roman"/>
                                      <w:sz w:val="20"/>
                                    </w:rPr>
                                  </w:pPr>
                                </w:p>
                              </w:tc>
                            </w:tr>
                            <w:tr w:rsidR="00DB05E9" w14:paraId="4308DC35" w14:textId="77777777">
                              <w:trPr>
                                <w:trHeight w:val="295"/>
                              </w:trPr>
                              <w:tc>
                                <w:tcPr>
                                  <w:tcW w:w="1170" w:type="dxa"/>
                                </w:tcPr>
                                <w:p w14:paraId="4EEF37D6" w14:textId="77777777" w:rsidR="00DB05E9" w:rsidRDefault="00221F65">
                                  <w:pPr>
                                    <w:pStyle w:val="TableParagraph"/>
                                    <w:rPr>
                                      <w:sz w:val="20"/>
                                    </w:rPr>
                                  </w:pPr>
                                  <w:r>
                                    <w:rPr>
                                      <w:color w:val="231F20"/>
                                      <w:sz w:val="20"/>
                                    </w:rPr>
                                    <w:t>Date:</w:t>
                                  </w:r>
                                </w:p>
                              </w:tc>
                              <w:tc>
                                <w:tcPr>
                                  <w:tcW w:w="3293" w:type="dxa"/>
                                </w:tcPr>
                                <w:p w14:paraId="4A3DE1B6" w14:textId="77777777" w:rsidR="00DB05E9" w:rsidRDefault="00DB05E9">
                                  <w:pPr>
                                    <w:pStyle w:val="TableParagraph"/>
                                    <w:spacing w:before="0" w:line="240" w:lineRule="auto"/>
                                    <w:ind w:left="0"/>
                                    <w:rPr>
                                      <w:rFonts w:ascii="Times New Roman"/>
                                      <w:sz w:val="20"/>
                                    </w:rPr>
                                  </w:pPr>
                                </w:p>
                              </w:tc>
                            </w:tr>
                          </w:tbl>
                          <w:p w14:paraId="45F4B5F8"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E5F32F" id="Text Box 26" o:spid="_x0000_s1052" type="#_x0000_t202" style="position:absolute;margin-left:306.15pt;margin-top:240.25pt;width:224.35pt;height:59.25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2A1079BB" w14:textId="77777777">
                        <w:trPr>
                          <w:trHeight w:val="535"/>
                        </w:trPr>
                        <w:tc>
                          <w:tcPr>
                            <w:tcW w:w="1170" w:type="dxa"/>
                          </w:tcPr>
                          <w:p w14:paraId="71FA6FE4" w14:textId="77777777" w:rsidR="00DB05E9" w:rsidRDefault="00221F65">
                            <w:pPr>
                              <w:pStyle w:val="TableParagraph"/>
                              <w:spacing w:line="240" w:lineRule="auto"/>
                              <w:rPr>
                                <w:sz w:val="20"/>
                              </w:rPr>
                            </w:pPr>
                            <w:r>
                              <w:rPr>
                                <w:color w:val="231F20"/>
                                <w:sz w:val="20"/>
                              </w:rPr>
                              <w:t>Signed:</w:t>
                            </w:r>
                          </w:p>
                        </w:tc>
                        <w:tc>
                          <w:tcPr>
                            <w:tcW w:w="3293" w:type="dxa"/>
                          </w:tcPr>
                          <w:p w14:paraId="2FA362C2" w14:textId="77777777" w:rsidR="00DB05E9" w:rsidRDefault="00DB05E9">
                            <w:pPr>
                              <w:pStyle w:val="TableParagraph"/>
                              <w:spacing w:before="0" w:line="240" w:lineRule="auto"/>
                              <w:ind w:left="0"/>
                              <w:rPr>
                                <w:rFonts w:ascii="Times New Roman"/>
                                <w:sz w:val="20"/>
                              </w:rPr>
                            </w:pPr>
                          </w:p>
                        </w:tc>
                      </w:tr>
                      <w:tr w:rsidR="00DB05E9" w14:paraId="681D811E" w14:textId="77777777">
                        <w:trPr>
                          <w:trHeight w:val="295"/>
                        </w:trPr>
                        <w:tc>
                          <w:tcPr>
                            <w:tcW w:w="1170" w:type="dxa"/>
                          </w:tcPr>
                          <w:p w14:paraId="551AB8D3" w14:textId="77777777" w:rsidR="00DB05E9" w:rsidRDefault="00221F65">
                            <w:pPr>
                              <w:pStyle w:val="TableParagraph"/>
                              <w:rPr>
                                <w:sz w:val="20"/>
                              </w:rPr>
                            </w:pPr>
                            <w:r>
                              <w:rPr>
                                <w:color w:val="231F20"/>
                                <w:sz w:val="20"/>
                              </w:rPr>
                              <w:t>Print name:</w:t>
                            </w:r>
                          </w:p>
                        </w:tc>
                        <w:tc>
                          <w:tcPr>
                            <w:tcW w:w="3293" w:type="dxa"/>
                          </w:tcPr>
                          <w:p w14:paraId="7D3151D6" w14:textId="77777777" w:rsidR="00DB05E9" w:rsidRDefault="00DB05E9">
                            <w:pPr>
                              <w:pStyle w:val="TableParagraph"/>
                              <w:spacing w:before="0" w:line="240" w:lineRule="auto"/>
                              <w:ind w:left="0"/>
                              <w:rPr>
                                <w:rFonts w:ascii="Times New Roman"/>
                                <w:sz w:val="20"/>
                              </w:rPr>
                            </w:pPr>
                          </w:p>
                        </w:tc>
                      </w:tr>
                      <w:tr w:rsidR="00DB05E9" w14:paraId="4308DC35" w14:textId="77777777">
                        <w:trPr>
                          <w:trHeight w:val="295"/>
                        </w:trPr>
                        <w:tc>
                          <w:tcPr>
                            <w:tcW w:w="1170" w:type="dxa"/>
                          </w:tcPr>
                          <w:p w14:paraId="4EEF37D6" w14:textId="77777777" w:rsidR="00DB05E9" w:rsidRDefault="00221F65">
                            <w:pPr>
                              <w:pStyle w:val="TableParagraph"/>
                              <w:rPr>
                                <w:sz w:val="20"/>
                              </w:rPr>
                            </w:pPr>
                            <w:r>
                              <w:rPr>
                                <w:color w:val="231F20"/>
                                <w:sz w:val="20"/>
                              </w:rPr>
                              <w:t>Date:</w:t>
                            </w:r>
                          </w:p>
                        </w:tc>
                        <w:tc>
                          <w:tcPr>
                            <w:tcW w:w="3293" w:type="dxa"/>
                          </w:tcPr>
                          <w:p w14:paraId="4A3DE1B6" w14:textId="77777777" w:rsidR="00DB05E9" w:rsidRDefault="00DB05E9">
                            <w:pPr>
                              <w:pStyle w:val="TableParagraph"/>
                              <w:spacing w:before="0" w:line="240" w:lineRule="auto"/>
                              <w:ind w:left="0"/>
                              <w:rPr>
                                <w:rFonts w:ascii="Times New Roman"/>
                                <w:sz w:val="20"/>
                              </w:rPr>
                            </w:pPr>
                          </w:p>
                        </w:tc>
                      </w:tr>
                    </w:tbl>
                    <w:p w14:paraId="45F4B5F8" w14:textId="77777777" w:rsidR="00DB05E9" w:rsidRDefault="00DB05E9">
                      <w:pPr>
                        <w:pStyle w:val="BodyText"/>
                      </w:pPr>
                    </w:p>
                  </w:txbxContent>
                </v:textbox>
                <w10:wrap type="topAndBottom" anchorx="page"/>
              </v:shape>
            </w:pict>
          </mc:Fallback>
        </mc:AlternateContent>
      </w:r>
    </w:p>
    <w:p w14:paraId="71EE9B34" w14:textId="77777777" w:rsidR="00DB05E9" w:rsidRDefault="00DB05E9" w:rsidP="00841F01">
      <w:pPr>
        <w:pStyle w:val="BodyText"/>
        <w:spacing w:before="9"/>
        <w:rPr>
          <w:sz w:val="23"/>
        </w:rPr>
      </w:pPr>
    </w:p>
    <w:p w14:paraId="69C50C27" w14:textId="77777777" w:rsidR="00DB05E9" w:rsidRDefault="00DB05E9" w:rsidP="00841F01">
      <w:pPr>
        <w:pStyle w:val="BodyText"/>
        <w:spacing w:before="9"/>
        <w:rPr>
          <w:sz w:val="23"/>
        </w:rPr>
      </w:pPr>
    </w:p>
    <w:p w14:paraId="47703485" w14:textId="77777777" w:rsidR="00DB05E9" w:rsidRDefault="00DB05E9" w:rsidP="00841F01">
      <w:pPr>
        <w:pStyle w:val="BodyText"/>
        <w:spacing w:before="9"/>
        <w:rPr>
          <w:sz w:val="23"/>
        </w:rPr>
      </w:pPr>
    </w:p>
    <w:p w14:paraId="369BB1ED" w14:textId="77777777" w:rsidR="00DB05E9" w:rsidRDefault="00DB05E9" w:rsidP="00841F01">
      <w:pPr>
        <w:pStyle w:val="BodyText"/>
        <w:spacing w:before="8"/>
        <w:rPr>
          <w:sz w:val="23"/>
        </w:rPr>
      </w:pPr>
    </w:p>
    <w:p w14:paraId="7C8F9946" w14:textId="77777777" w:rsidR="00B65289" w:rsidRPr="00C129B1" w:rsidRDefault="00B65289" w:rsidP="00841F01">
      <w:pPr>
        <w:pStyle w:val="Heading4"/>
        <w:spacing w:before="0" w:line="242" w:lineRule="exact"/>
        <w:ind w:left="103" w:firstLine="0"/>
        <w:rPr>
          <w:highlight w:val="yellow"/>
        </w:rPr>
      </w:pPr>
      <w:bookmarkStart w:id="4" w:name="_Hlk137022720"/>
      <w:r w:rsidRPr="00C129B1">
        <w:rPr>
          <w:color w:val="231F20"/>
          <w:highlight w:val="yellow"/>
        </w:rPr>
        <w:t xml:space="preserve">Witnessed by </w:t>
      </w:r>
      <w:r>
        <w:rPr>
          <w:color w:val="231F20"/>
          <w:highlight w:val="yellow"/>
        </w:rPr>
        <w:t>[</w:t>
      </w:r>
      <w:r w:rsidRPr="00C129B1">
        <w:rPr>
          <w:color w:val="231F20"/>
          <w:highlight w:val="yellow"/>
        </w:rPr>
        <w:t>insert name of witness</w:t>
      </w:r>
      <w:r>
        <w:rPr>
          <w:color w:val="231F20"/>
          <w:highlight w:val="yellow"/>
        </w:rPr>
        <w:t>]</w:t>
      </w:r>
      <w:r w:rsidRPr="00C129B1">
        <w:rPr>
          <w:color w:val="231F20"/>
          <w:highlight w:val="yellow"/>
        </w:rPr>
        <w:t xml:space="preserve"> or delete (best practice but not legally required)</w:t>
      </w:r>
    </w:p>
    <w:p w14:paraId="2FD9D5D5" w14:textId="52AB4DFE" w:rsidR="00DB05E9" w:rsidRPr="00221F65" w:rsidRDefault="00B65289" w:rsidP="00504F0E">
      <w:pPr>
        <w:pStyle w:val="BodyText"/>
        <w:spacing w:line="242" w:lineRule="exact"/>
        <w:ind w:left="103"/>
        <w:rPr>
          <w:highlight w:val="yellow"/>
        </w:rPr>
      </w:pPr>
      <w:r>
        <w:rPr>
          <w:color w:val="231F20"/>
          <w:highlight w:val="yellow"/>
        </w:rPr>
        <w:t>[</w:t>
      </w:r>
      <w:r w:rsidRPr="00C129B1">
        <w:rPr>
          <w:color w:val="231F20"/>
          <w:highlight w:val="yellow"/>
        </w:rPr>
        <w:t>Insert witness address</w:t>
      </w:r>
      <w:r>
        <w:rPr>
          <w:color w:val="231F20"/>
          <w:highlight w:val="yellow"/>
        </w:rPr>
        <w:t>]</w:t>
      </w:r>
      <w:bookmarkEnd w:id="4"/>
    </w:p>
    <w:p w14:paraId="52ED240B" w14:textId="77777777" w:rsidR="00DB05E9" w:rsidRPr="00221F65" w:rsidRDefault="00DB05E9" w:rsidP="00841F01">
      <w:pPr>
        <w:pStyle w:val="BodyText"/>
        <w:spacing w:before="4"/>
        <w:rPr>
          <w:sz w:val="18"/>
          <w:highlight w:val="yellow"/>
        </w:rPr>
      </w:pPr>
    </w:p>
    <w:p w14:paraId="6E8CA7C3" w14:textId="77777777" w:rsidR="00DB05E9" w:rsidRPr="00221F65" w:rsidRDefault="00221F65" w:rsidP="00841F01">
      <w:pPr>
        <w:pStyle w:val="BodyText"/>
        <w:ind w:left="103"/>
        <w:rPr>
          <w:highlight w:val="yellow"/>
        </w:rPr>
      </w:pPr>
      <w:r w:rsidRPr="00221F65">
        <w:rPr>
          <w:color w:val="231F20"/>
          <w:spacing w:val="-1"/>
          <w:highlight w:val="yellow"/>
        </w:rPr>
        <w:t>Signed:</w:t>
      </w:r>
      <w:r w:rsidRPr="00221F65">
        <w:rPr>
          <w:color w:val="231F20"/>
          <w:highlight w:val="yellow"/>
        </w:rPr>
        <w:t xml:space="preserve"> </w:t>
      </w:r>
      <w:r w:rsidRPr="00221F65">
        <w:rPr>
          <w:color w:val="231F20"/>
          <w:spacing w:val="-1"/>
          <w:highlight w:val="yellow"/>
        </w:rPr>
        <w:t>...................................................................</w:t>
      </w:r>
    </w:p>
    <w:p w14:paraId="250CE804" w14:textId="77777777" w:rsidR="00DB05E9" w:rsidRPr="00221F65" w:rsidRDefault="00DB05E9" w:rsidP="00841F01">
      <w:pPr>
        <w:pStyle w:val="BodyText"/>
        <w:spacing w:before="4"/>
        <w:rPr>
          <w:sz w:val="19"/>
          <w:highlight w:val="yellow"/>
        </w:rPr>
      </w:pPr>
    </w:p>
    <w:p w14:paraId="7B2DA4CF" w14:textId="77777777" w:rsidR="00DB05E9" w:rsidRDefault="00221F65" w:rsidP="00841F01">
      <w:pPr>
        <w:pStyle w:val="BodyText"/>
        <w:ind w:left="103"/>
      </w:pPr>
      <w:r w:rsidRPr="00221F65">
        <w:rPr>
          <w:color w:val="231F20"/>
          <w:spacing w:val="-1"/>
          <w:highlight w:val="yellow"/>
        </w:rPr>
        <w:t>Date: ......................................................................</w:t>
      </w:r>
    </w:p>
    <w:p w14:paraId="2118A4B8" w14:textId="77777777" w:rsidR="00DB05E9" w:rsidRDefault="00DB05E9" w:rsidP="00841F01">
      <w:pPr>
        <w:sectPr w:rsidR="00DB05E9">
          <w:pgSz w:w="11910" w:h="16840"/>
          <w:pgMar w:top="1200" w:right="1180" w:bottom="1220" w:left="1200" w:header="0" w:footer="1024" w:gutter="0"/>
          <w:cols w:space="720"/>
        </w:sectPr>
      </w:pPr>
    </w:p>
    <w:p w14:paraId="4973E2B6" w14:textId="77777777" w:rsidR="00DB05E9" w:rsidRDefault="00221F65" w:rsidP="00841F01">
      <w:pPr>
        <w:pStyle w:val="Heading1"/>
      </w:pPr>
      <w:r>
        <w:rPr>
          <w:color w:val="008453"/>
          <w:spacing w:val="20"/>
        </w:rPr>
        <w:lastRenderedPageBreak/>
        <w:t xml:space="preserve">SPECIAL </w:t>
      </w:r>
      <w:r>
        <w:rPr>
          <w:color w:val="008453"/>
          <w:spacing w:val="18"/>
        </w:rPr>
        <w:t xml:space="preserve">TERMS </w:t>
      </w:r>
      <w:r>
        <w:rPr>
          <w:color w:val="008453"/>
          <w:spacing w:val="15"/>
        </w:rPr>
        <w:t>AND</w:t>
      </w:r>
      <w:r>
        <w:rPr>
          <w:color w:val="008453"/>
          <w:spacing w:val="106"/>
        </w:rPr>
        <w:t xml:space="preserve"> </w:t>
      </w:r>
      <w:r>
        <w:rPr>
          <w:color w:val="008453"/>
          <w:spacing w:val="24"/>
        </w:rPr>
        <w:t>CONDITIONS</w:t>
      </w:r>
    </w:p>
    <w:p w14:paraId="7DCD3EF9" w14:textId="77777777" w:rsidR="00DB05E9" w:rsidRDefault="00DB05E9" w:rsidP="00841F01">
      <w:pPr>
        <w:pStyle w:val="BodyText"/>
        <w:spacing w:before="3"/>
        <w:rPr>
          <w:rFonts w:ascii="Comfortaa"/>
          <w:sz w:val="22"/>
        </w:rPr>
      </w:pPr>
    </w:p>
    <w:p w14:paraId="45F5D503" w14:textId="77777777" w:rsidR="00DB05E9" w:rsidRDefault="00221F65" w:rsidP="00841F01">
      <w:pPr>
        <w:pStyle w:val="Heading4"/>
        <w:spacing w:before="63" w:line="235" w:lineRule="auto"/>
        <w:ind w:left="103" w:right="399" w:firstLine="0"/>
      </w:pPr>
      <w:r>
        <w:rPr>
          <w:color w:val="231F20"/>
        </w:rPr>
        <w:t>Any clause contained below shall supersede the equivalent clause within the standard terms of the Agreement. These clauses are negotiated individually between the Landlord (or their Agent) and the Tenant—they have not been vetted or approved by Propertymark.</w:t>
      </w:r>
    </w:p>
    <w:p w14:paraId="02F9A5FE" w14:textId="77777777" w:rsidR="00DB05E9" w:rsidRDefault="00DB05E9" w:rsidP="00841F01">
      <w:pPr>
        <w:pStyle w:val="BodyText"/>
        <w:spacing w:before="10"/>
        <w:rPr>
          <w:b/>
          <w:sz w:val="19"/>
        </w:rPr>
      </w:pPr>
    </w:p>
    <w:p w14:paraId="3B020B55" w14:textId="77777777" w:rsidR="00B65289" w:rsidRDefault="00B65289" w:rsidP="00841F01">
      <w:pPr>
        <w:pStyle w:val="BodyText"/>
        <w:spacing w:before="1" w:line="235" w:lineRule="auto"/>
        <w:ind w:left="103" w:right="910"/>
      </w:pPr>
      <w:bookmarkStart w:id="5" w:name="_Hlk137022736"/>
      <w:r>
        <w:rPr>
          <w:color w:val="231F20"/>
          <w:highlight w:val="yellow"/>
        </w:rPr>
        <w:t>[I</w:t>
      </w:r>
      <w:r w:rsidRPr="00C129B1">
        <w:rPr>
          <w:color w:val="231F20"/>
          <w:highlight w:val="yellow"/>
        </w:rPr>
        <w:t>nsert special clauses here</w:t>
      </w:r>
      <w:r>
        <w:rPr>
          <w:color w:val="231F20"/>
          <w:highlight w:val="yellow"/>
        </w:rPr>
        <w:t xml:space="preserve">] </w:t>
      </w:r>
      <w:r w:rsidRPr="00C129B1">
        <w:rPr>
          <w:color w:val="231F20"/>
          <w:highlight w:val="yellow"/>
        </w:rPr>
        <w:t xml:space="preserve">*OR* </w:t>
      </w:r>
      <w:r>
        <w:rPr>
          <w:color w:val="231F20"/>
          <w:highlight w:val="yellow"/>
        </w:rPr>
        <w:t>remove this page</w:t>
      </w:r>
      <w:r>
        <w:rPr>
          <w:color w:val="231F20"/>
        </w:rPr>
        <w:t>.</w:t>
      </w:r>
    </w:p>
    <w:bookmarkEnd w:id="5"/>
    <w:p w14:paraId="42B0FA55" w14:textId="77777777" w:rsidR="00DB05E9" w:rsidRDefault="00DB05E9" w:rsidP="00841F01">
      <w:pPr>
        <w:pStyle w:val="BodyText"/>
        <w:spacing w:before="9"/>
        <w:rPr>
          <w:sz w:val="15"/>
        </w:rPr>
      </w:pPr>
    </w:p>
    <w:p w14:paraId="1A8072C3" w14:textId="77777777" w:rsidR="00DB05E9" w:rsidRDefault="00221F65" w:rsidP="00841F01">
      <w:pPr>
        <w:spacing w:before="100"/>
        <w:ind w:left="103"/>
        <w:rPr>
          <w:rFonts w:ascii="Comfortaa"/>
        </w:rPr>
      </w:pPr>
      <w:r>
        <w:rPr>
          <w:rFonts w:ascii="Comfortaa"/>
          <w:color w:val="008453"/>
          <w:spacing w:val="11"/>
        </w:rPr>
        <w:t xml:space="preserve">SPECIAL </w:t>
      </w:r>
      <w:r>
        <w:rPr>
          <w:rFonts w:ascii="Comfortaa"/>
          <w:color w:val="008453"/>
          <w:spacing w:val="10"/>
        </w:rPr>
        <w:t xml:space="preserve">TERMS </w:t>
      </w:r>
      <w:r>
        <w:rPr>
          <w:rFonts w:ascii="Comfortaa"/>
          <w:color w:val="008453"/>
          <w:spacing w:val="8"/>
        </w:rPr>
        <w:t xml:space="preserve">AND </w:t>
      </w:r>
      <w:r>
        <w:rPr>
          <w:rFonts w:ascii="Comfortaa"/>
          <w:color w:val="008453"/>
          <w:spacing w:val="11"/>
        </w:rPr>
        <w:t xml:space="preserve">CONDITIONS </w:t>
      </w:r>
      <w:r>
        <w:rPr>
          <w:rFonts w:ascii="Comfortaa"/>
          <w:color w:val="008453"/>
          <w:spacing w:val="10"/>
        </w:rPr>
        <w:t xml:space="preserve">SIGNED </w:t>
      </w:r>
      <w:r>
        <w:rPr>
          <w:rFonts w:ascii="Comfortaa"/>
          <w:color w:val="008453"/>
          <w:spacing w:val="6"/>
        </w:rPr>
        <w:t xml:space="preserve">BY </w:t>
      </w:r>
      <w:r>
        <w:rPr>
          <w:rFonts w:ascii="Comfortaa"/>
          <w:color w:val="008453"/>
          <w:spacing w:val="8"/>
        </w:rPr>
        <w:t>THE</w:t>
      </w:r>
      <w:r>
        <w:rPr>
          <w:rFonts w:ascii="Comfortaa"/>
          <w:color w:val="008453"/>
          <w:spacing w:val="63"/>
        </w:rPr>
        <w:t xml:space="preserve"> </w:t>
      </w:r>
      <w:r>
        <w:rPr>
          <w:rFonts w:ascii="Comfortaa"/>
          <w:color w:val="008453"/>
          <w:spacing w:val="13"/>
        </w:rPr>
        <w:t>TENANT(S)</w:t>
      </w:r>
    </w:p>
    <w:p w14:paraId="4CBF5B2F" w14:textId="2B2313F2" w:rsidR="00DB05E9" w:rsidRDefault="00663A2D" w:rsidP="00841F01">
      <w:pPr>
        <w:pStyle w:val="BodyText"/>
        <w:spacing w:before="4"/>
        <w:rPr>
          <w:rFonts w:ascii="Comfortaa"/>
        </w:rPr>
      </w:pPr>
      <w:r>
        <w:rPr>
          <w:noProof/>
        </w:rPr>
        <mc:AlternateContent>
          <mc:Choice Requires="wps">
            <w:drawing>
              <wp:anchor distT="0" distB="0" distL="0" distR="0" simplePos="0" relativeHeight="251666944" behindDoc="1" locked="0" layoutInCell="1" allowOverlap="1" wp14:anchorId="4EAF386D" wp14:editId="6F1F9EFC">
                <wp:simplePos x="0" y="0"/>
                <wp:positionH relativeFrom="page">
                  <wp:posOffset>828040</wp:posOffset>
                </wp:positionH>
                <wp:positionV relativeFrom="paragraph">
                  <wp:posOffset>186690</wp:posOffset>
                </wp:positionV>
                <wp:extent cx="2849245" cy="752475"/>
                <wp:effectExtent l="0" t="0" r="0" b="0"/>
                <wp:wrapTopAndBottom/>
                <wp:docPr id="3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7E5BD2C1" w14:textId="77777777">
                              <w:trPr>
                                <w:trHeight w:val="535"/>
                              </w:trPr>
                              <w:tc>
                                <w:tcPr>
                                  <w:tcW w:w="1170" w:type="dxa"/>
                                </w:tcPr>
                                <w:p w14:paraId="0AECD25C" w14:textId="77777777" w:rsidR="00DB05E9" w:rsidRDefault="00221F65">
                                  <w:pPr>
                                    <w:pStyle w:val="TableParagraph"/>
                                    <w:spacing w:line="240" w:lineRule="auto"/>
                                    <w:rPr>
                                      <w:sz w:val="20"/>
                                    </w:rPr>
                                  </w:pPr>
                                  <w:r>
                                    <w:rPr>
                                      <w:color w:val="231F20"/>
                                      <w:sz w:val="20"/>
                                    </w:rPr>
                                    <w:t>Signed:</w:t>
                                  </w:r>
                                </w:p>
                              </w:tc>
                              <w:tc>
                                <w:tcPr>
                                  <w:tcW w:w="3293" w:type="dxa"/>
                                </w:tcPr>
                                <w:p w14:paraId="3A4EDC07" w14:textId="77777777" w:rsidR="00DB05E9" w:rsidRDefault="00DB05E9">
                                  <w:pPr>
                                    <w:pStyle w:val="TableParagraph"/>
                                    <w:spacing w:before="0" w:line="240" w:lineRule="auto"/>
                                    <w:ind w:left="0"/>
                                    <w:rPr>
                                      <w:rFonts w:ascii="Times New Roman"/>
                                      <w:sz w:val="20"/>
                                    </w:rPr>
                                  </w:pPr>
                                </w:p>
                              </w:tc>
                            </w:tr>
                            <w:tr w:rsidR="00DB05E9" w14:paraId="199B5867" w14:textId="77777777">
                              <w:trPr>
                                <w:trHeight w:val="295"/>
                              </w:trPr>
                              <w:tc>
                                <w:tcPr>
                                  <w:tcW w:w="1170" w:type="dxa"/>
                                </w:tcPr>
                                <w:p w14:paraId="23B12AA1" w14:textId="77777777" w:rsidR="00DB05E9" w:rsidRDefault="00221F65">
                                  <w:pPr>
                                    <w:pStyle w:val="TableParagraph"/>
                                    <w:rPr>
                                      <w:sz w:val="20"/>
                                    </w:rPr>
                                  </w:pPr>
                                  <w:r>
                                    <w:rPr>
                                      <w:color w:val="231F20"/>
                                      <w:sz w:val="20"/>
                                    </w:rPr>
                                    <w:t>Print name:</w:t>
                                  </w:r>
                                </w:p>
                              </w:tc>
                              <w:tc>
                                <w:tcPr>
                                  <w:tcW w:w="3293" w:type="dxa"/>
                                </w:tcPr>
                                <w:p w14:paraId="5EBD2759" w14:textId="77777777" w:rsidR="00DB05E9" w:rsidRDefault="00DB05E9">
                                  <w:pPr>
                                    <w:pStyle w:val="TableParagraph"/>
                                    <w:spacing w:before="0" w:line="240" w:lineRule="auto"/>
                                    <w:ind w:left="0"/>
                                    <w:rPr>
                                      <w:rFonts w:ascii="Times New Roman"/>
                                      <w:sz w:val="20"/>
                                    </w:rPr>
                                  </w:pPr>
                                </w:p>
                              </w:tc>
                            </w:tr>
                            <w:tr w:rsidR="00DB05E9" w14:paraId="70ACCBF4" w14:textId="77777777">
                              <w:trPr>
                                <w:trHeight w:val="295"/>
                              </w:trPr>
                              <w:tc>
                                <w:tcPr>
                                  <w:tcW w:w="1170" w:type="dxa"/>
                                </w:tcPr>
                                <w:p w14:paraId="779B1D70" w14:textId="77777777" w:rsidR="00DB05E9" w:rsidRDefault="00221F65">
                                  <w:pPr>
                                    <w:pStyle w:val="TableParagraph"/>
                                    <w:rPr>
                                      <w:sz w:val="20"/>
                                    </w:rPr>
                                  </w:pPr>
                                  <w:r>
                                    <w:rPr>
                                      <w:color w:val="231F20"/>
                                      <w:sz w:val="20"/>
                                    </w:rPr>
                                    <w:t>Date:</w:t>
                                  </w:r>
                                </w:p>
                              </w:tc>
                              <w:tc>
                                <w:tcPr>
                                  <w:tcW w:w="3293" w:type="dxa"/>
                                </w:tcPr>
                                <w:p w14:paraId="14C55078" w14:textId="77777777" w:rsidR="00DB05E9" w:rsidRDefault="00DB05E9">
                                  <w:pPr>
                                    <w:pStyle w:val="TableParagraph"/>
                                    <w:spacing w:before="0" w:line="240" w:lineRule="auto"/>
                                    <w:ind w:left="0"/>
                                    <w:rPr>
                                      <w:rFonts w:ascii="Times New Roman"/>
                                      <w:sz w:val="20"/>
                                    </w:rPr>
                                  </w:pPr>
                                </w:p>
                              </w:tc>
                            </w:tr>
                          </w:tbl>
                          <w:p w14:paraId="301950F8"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AF386D" id="Text Box 25" o:spid="_x0000_s1053" type="#_x0000_t202" style="position:absolute;margin-left:65.2pt;margin-top:14.7pt;width:224.35pt;height:59.25pt;z-index:-251649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7E5BD2C1" w14:textId="77777777">
                        <w:trPr>
                          <w:trHeight w:val="535"/>
                        </w:trPr>
                        <w:tc>
                          <w:tcPr>
                            <w:tcW w:w="1170" w:type="dxa"/>
                          </w:tcPr>
                          <w:p w14:paraId="0AECD25C" w14:textId="77777777" w:rsidR="00DB05E9" w:rsidRDefault="00221F65">
                            <w:pPr>
                              <w:pStyle w:val="TableParagraph"/>
                              <w:spacing w:line="240" w:lineRule="auto"/>
                              <w:rPr>
                                <w:sz w:val="20"/>
                              </w:rPr>
                            </w:pPr>
                            <w:r>
                              <w:rPr>
                                <w:color w:val="231F20"/>
                                <w:sz w:val="20"/>
                              </w:rPr>
                              <w:t>Signed:</w:t>
                            </w:r>
                          </w:p>
                        </w:tc>
                        <w:tc>
                          <w:tcPr>
                            <w:tcW w:w="3293" w:type="dxa"/>
                          </w:tcPr>
                          <w:p w14:paraId="3A4EDC07" w14:textId="77777777" w:rsidR="00DB05E9" w:rsidRDefault="00DB05E9">
                            <w:pPr>
                              <w:pStyle w:val="TableParagraph"/>
                              <w:spacing w:before="0" w:line="240" w:lineRule="auto"/>
                              <w:ind w:left="0"/>
                              <w:rPr>
                                <w:rFonts w:ascii="Times New Roman"/>
                                <w:sz w:val="20"/>
                              </w:rPr>
                            </w:pPr>
                          </w:p>
                        </w:tc>
                      </w:tr>
                      <w:tr w:rsidR="00DB05E9" w14:paraId="199B5867" w14:textId="77777777">
                        <w:trPr>
                          <w:trHeight w:val="295"/>
                        </w:trPr>
                        <w:tc>
                          <w:tcPr>
                            <w:tcW w:w="1170" w:type="dxa"/>
                          </w:tcPr>
                          <w:p w14:paraId="23B12AA1" w14:textId="77777777" w:rsidR="00DB05E9" w:rsidRDefault="00221F65">
                            <w:pPr>
                              <w:pStyle w:val="TableParagraph"/>
                              <w:rPr>
                                <w:sz w:val="20"/>
                              </w:rPr>
                            </w:pPr>
                            <w:r>
                              <w:rPr>
                                <w:color w:val="231F20"/>
                                <w:sz w:val="20"/>
                              </w:rPr>
                              <w:t>Print name:</w:t>
                            </w:r>
                          </w:p>
                        </w:tc>
                        <w:tc>
                          <w:tcPr>
                            <w:tcW w:w="3293" w:type="dxa"/>
                          </w:tcPr>
                          <w:p w14:paraId="5EBD2759" w14:textId="77777777" w:rsidR="00DB05E9" w:rsidRDefault="00DB05E9">
                            <w:pPr>
                              <w:pStyle w:val="TableParagraph"/>
                              <w:spacing w:before="0" w:line="240" w:lineRule="auto"/>
                              <w:ind w:left="0"/>
                              <w:rPr>
                                <w:rFonts w:ascii="Times New Roman"/>
                                <w:sz w:val="20"/>
                              </w:rPr>
                            </w:pPr>
                          </w:p>
                        </w:tc>
                      </w:tr>
                      <w:tr w:rsidR="00DB05E9" w14:paraId="70ACCBF4" w14:textId="77777777">
                        <w:trPr>
                          <w:trHeight w:val="295"/>
                        </w:trPr>
                        <w:tc>
                          <w:tcPr>
                            <w:tcW w:w="1170" w:type="dxa"/>
                          </w:tcPr>
                          <w:p w14:paraId="779B1D70" w14:textId="77777777" w:rsidR="00DB05E9" w:rsidRDefault="00221F65">
                            <w:pPr>
                              <w:pStyle w:val="TableParagraph"/>
                              <w:rPr>
                                <w:sz w:val="20"/>
                              </w:rPr>
                            </w:pPr>
                            <w:r>
                              <w:rPr>
                                <w:color w:val="231F20"/>
                                <w:sz w:val="20"/>
                              </w:rPr>
                              <w:t>Date:</w:t>
                            </w:r>
                          </w:p>
                        </w:tc>
                        <w:tc>
                          <w:tcPr>
                            <w:tcW w:w="3293" w:type="dxa"/>
                          </w:tcPr>
                          <w:p w14:paraId="14C55078" w14:textId="77777777" w:rsidR="00DB05E9" w:rsidRDefault="00DB05E9">
                            <w:pPr>
                              <w:pStyle w:val="TableParagraph"/>
                              <w:spacing w:before="0" w:line="240" w:lineRule="auto"/>
                              <w:ind w:left="0"/>
                              <w:rPr>
                                <w:rFonts w:ascii="Times New Roman"/>
                                <w:sz w:val="20"/>
                              </w:rPr>
                            </w:pPr>
                          </w:p>
                        </w:tc>
                      </w:tr>
                    </w:tbl>
                    <w:p w14:paraId="301950F8"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67968" behindDoc="1" locked="0" layoutInCell="1" allowOverlap="1" wp14:anchorId="33148C15" wp14:editId="034BBAD1">
                <wp:simplePos x="0" y="0"/>
                <wp:positionH relativeFrom="page">
                  <wp:posOffset>3888105</wp:posOffset>
                </wp:positionH>
                <wp:positionV relativeFrom="paragraph">
                  <wp:posOffset>186690</wp:posOffset>
                </wp:positionV>
                <wp:extent cx="2849245" cy="752475"/>
                <wp:effectExtent l="0" t="0" r="0" b="0"/>
                <wp:wrapTopAndBottom/>
                <wp:docPr id="30"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2523A4FC" w14:textId="77777777">
                              <w:trPr>
                                <w:trHeight w:val="535"/>
                              </w:trPr>
                              <w:tc>
                                <w:tcPr>
                                  <w:tcW w:w="1170" w:type="dxa"/>
                                </w:tcPr>
                                <w:p w14:paraId="09F4A993" w14:textId="77777777" w:rsidR="00DB05E9" w:rsidRDefault="00221F65">
                                  <w:pPr>
                                    <w:pStyle w:val="TableParagraph"/>
                                    <w:spacing w:line="240" w:lineRule="auto"/>
                                    <w:rPr>
                                      <w:sz w:val="20"/>
                                    </w:rPr>
                                  </w:pPr>
                                  <w:r>
                                    <w:rPr>
                                      <w:color w:val="231F20"/>
                                      <w:sz w:val="20"/>
                                    </w:rPr>
                                    <w:t>Signed:</w:t>
                                  </w:r>
                                </w:p>
                              </w:tc>
                              <w:tc>
                                <w:tcPr>
                                  <w:tcW w:w="3293" w:type="dxa"/>
                                </w:tcPr>
                                <w:p w14:paraId="0A1A11A5" w14:textId="77777777" w:rsidR="00DB05E9" w:rsidRDefault="00DB05E9">
                                  <w:pPr>
                                    <w:pStyle w:val="TableParagraph"/>
                                    <w:spacing w:before="0" w:line="240" w:lineRule="auto"/>
                                    <w:ind w:left="0"/>
                                    <w:rPr>
                                      <w:rFonts w:ascii="Times New Roman"/>
                                      <w:sz w:val="20"/>
                                    </w:rPr>
                                  </w:pPr>
                                </w:p>
                              </w:tc>
                            </w:tr>
                            <w:tr w:rsidR="00DB05E9" w14:paraId="7BBC0447" w14:textId="77777777">
                              <w:trPr>
                                <w:trHeight w:val="295"/>
                              </w:trPr>
                              <w:tc>
                                <w:tcPr>
                                  <w:tcW w:w="1170" w:type="dxa"/>
                                </w:tcPr>
                                <w:p w14:paraId="637D1A4E" w14:textId="77777777" w:rsidR="00DB05E9" w:rsidRDefault="00221F65">
                                  <w:pPr>
                                    <w:pStyle w:val="TableParagraph"/>
                                    <w:rPr>
                                      <w:sz w:val="20"/>
                                    </w:rPr>
                                  </w:pPr>
                                  <w:r>
                                    <w:rPr>
                                      <w:color w:val="231F20"/>
                                      <w:sz w:val="20"/>
                                    </w:rPr>
                                    <w:t>Print name:</w:t>
                                  </w:r>
                                </w:p>
                              </w:tc>
                              <w:tc>
                                <w:tcPr>
                                  <w:tcW w:w="3293" w:type="dxa"/>
                                </w:tcPr>
                                <w:p w14:paraId="51671C78" w14:textId="77777777" w:rsidR="00DB05E9" w:rsidRDefault="00DB05E9">
                                  <w:pPr>
                                    <w:pStyle w:val="TableParagraph"/>
                                    <w:spacing w:before="0" w:line="240" w:lineRule="auto"/>
                                    <w:ind w:left="0"/>
                                    <w:rPr>
                                      <w:rFonts w:ascii="Times New Roman"/>
                                      <w:sz w:val="20"/>
                                    </w:rPr>
                                  </w:pPr>
                                </w:p>
                              </w:tc>
                            </w:tr>
                            <w:tr w:rsidR="00DB05E9" w14:paraId="01C8E28D" w14:textId="77777777">
                              <w:trPr>
                                <w:trHeight w:val="295"/>
                              </w:trPr>
                              <w:tc>
                                <w:tcPr>
                                  <w:tcW w:w="1170" w:type="dxa"/>
                                </w:tcPr>
                                <w:p w14:paraId="76FD0C14" w14:textId="77777777" w:rsidR="00DB05E9" w:rsidRDefault="00221F65">
                                  <w:pPr>
                                    <w:pStyle w:val="TableParagraph"/>
                                    <w:rPr>
                                      <w:sz w:val="20"/>
                                    </w:rPr>
                                  </w:pPr>
                                  <w:r>
                                    <w:rPr>
                                      <w:color w:val="231F20"/>
                                      <w:sz w:val="20"/>
                                    </w:rPr>
                                    <w:t>Date:</w:t>
                                  </w:r>
                                </w:p>
                              </w:tc>
                              <w:tc>
                                <w:tcPr>
                                  <w:tcW w:w="3293" w:type="dxa"/>
                                </w:tcPr>
                                <w:p w14:paraId="64C557DF" w14:textId="77777777" w:rsidR="00DB05E9" w:rsidRDefault="00DB05E9">
                                  <w:pPr>
                                    <w:pStyle w:val="TableParagraph"/>
                                    <w:spacing w:before="0" w:line="240" w:lineRule="auto"/>
                                    <w:ind w:left="0"/>
                                    <w:rPr>
                                      <w:rFonts w:ascii="Times New Roman"/>
                                      <w:sz w:val="20"/>
                                    </w:rPr>
                                  </w:pPr>
                                </w:p>
                              </w:tc>
                            </w:tr>
                          </w:tbl>
                          <w:p w14:paraId="12A7FB37"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148C15" id="Text Box 24" o:spid="_x0000_s1054" type="#_x0000_t202" style="position:absolute;margin-left:306.15pt;margin-top:14.7pt;width:224.35pt;height:59.25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2523A4FC" w14:textId="77777777">
                        <w:trPr>
                          <w:trHeight w:val="535"/>
                        </w:trPr>
                        <w:tc>
                          <w:tcPr>
                            <w:tcW w:w="1170" w:type="dxa"/>
                          </w:tcPr>
                          <w:p w14:paraId="09F4A993" w14:textId="77777777" w:rsidR="00DB05E9" w:rsidRDefault="00221F65">
                            <w:pPr>
                              <w:pStyle w:val="TableParagraph"/>
                              <w:spacing w:line="240" w:lineRule="auto"/>
                              <w:rPr>
                                <w:sz w:val="20"/>
                              </w:rPr>
                            </w:pPr>
                            <w:r>
                              <w:rPr>
                                <w:color w:val="231F20"/>
                                <w:sz w:val="20"/>
                              </w:rPr>
                              <w:t>Signed:</w:t>
                            </w:r>
                          </w:p>
                        </w:tc>
                        <w:tc>
                          <w:tcPr>
                            <w:tcW w:w="3293" w:type="dxa"/>
                          </w:tcPr>
                          <w:p w14:paraId="0A1A11A5" w14:textId="77777777" w:rsidR="00DB05E9" w:rsidRDefault="00DB05E9">
                            <w:pPr>
                              <w:pStyle w:val="TableParagraph"/>
                              <w:spacing w:before="0" w:line="240" w:lineRule="auto"/>
                              <w:ind w:left="0"/>
                              <w:rPr>
                                <w:rFonts w:ascii="Times New Roman"/>
                                <w:sz w:val="20"/>
                              </w:rPr>
                            </w:pPr>
                          </w:p>
                        </w:tc>
                      </w:tr>
                      <w:tr w:rsidR="00DB05E9" w14:paraId="7BBC0447" w14:textId="77777777">
                        <w:trPr>
                          <w:trHeight w:val="295"/>
                        </w:trPr>
                        <w:tc>
                          <w:tcPr>
                            <w:tcW w:w="1170" w:type="dxa"/>
                          </w:tcPr>
                          <w:p w14:paraId="637D1A4E" w14:textId="77777777" w:rsidR="00DB05E9" w:rsidRDefault="00221F65">
                            <w:pPr>
                              <w:pStyle w:val="TableParagraph"/>
                              <w:rPr>
                                <w:sz w:val="20"/>
                              </w:rPr>
                            </w:pPr>
                            <w:r>
                              <w:rPr>
                                <w:color w:val="231F20"/>
                                <w:sz w:val="20"/>
                              </w:rPr>
                              <w:t>Print name:</w:t>
                            </w:r>
                          </w:p>
                        </w:tc>
                        <w:tc>
                          <w:tcPr>
                            <w:tcW w:w="3293" w:type="dxa"/>
                          </w:tcPr>
                          <w:p w14:paraId="51671C78" w14:textId="77777777" w:rsidR="00DB05E9" w:rsidRDefault="00DB05E9">
                            <w:pPr>
                              <w:pStyle w:val="TableParagraph"/>
                              <w:spacing w:before="0" w:line="240" w:lineRule="auto"/>
                              <w:ind w:left="0"/>
                              <w:rPr>
                                <w:rFonts w:ascii="Times New Roman"/>
                                <w:sz w:val="20"/>
                              </w:rPr>
                            </w:pPr>
                          </w:p>
                        </w:tc>
                      </w:tr>
                      <w:tr w:rsidR="00DB05E9" w14:paraId="01C8E28D" w14:textId="77777777">
                        <w:trPr>
                          <w:trHeight w:val="295"/>
                        </w:trPr>
                        <w:tc>
                          <w:tcPr>
                            <w:tcW w:w="1170" w:type="dxa"/>
                          </w:tcPr>
                          <w:p w14:paraId="76FD0C14" w14:textId="77777777" w:rsidR="00DB05E9" w:rsidRDefault="00221F65">
                            <w:pPr>
                              <w:pStyle w:val="TableParagraph"/>
                              <w:rPr>
                                <w:sz w:val="20"/>
                              </w:rPr>
                            </w:pPr>
                            <w:r>
                              <w:rPr>
                                <w:color w:val="231F20"/>
                                <w:sz w:val="20"/>
                              </w:rPr>
                              <w:t>Date:</w:t>
                            </w:r>
                          </w:p>
                        </w:tc>
                        <w:tc>
                          <w:tcPr>
                            <w:tcW w:w="3293" w:type="dxa"/>
                          </w:tcPr>
                          <w:p w14:paraId="64C557DF" w14:textId="77777777" w:rsidR="00DB05E9" w:rsidRDefault="00DB05E9">
                            <w:pPr>
                              <w:pStyle w:val="TableParagraph"/>
                              <w:spacing w:before="0" w:line="240" w:lineRule="auto"/>
                              <w:ind w:left="0"/>
                              <w:rPr>
                                <w:rFonts w:ascii="Times New Roman"/>
                                <w:sz w:val="20"/>
                              </w:rPr>
                            </w:pPr>
                          </w:p>
                        </w:tc>
                      </w:tr>
                    </w:tbl>
                    <w:p w14:paraId="12A7FB37"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68992" behindDoc="1" locked="0" layoutInCell="1" allowOverlap="1" wp14:anchorId="364EDD58" wp14:editId="5BD5A28A">
                <wp:simplePos x="0" y="0"/>
                <wp:positionH relativeFrom="page">
                  <wp:posOffset>828040</wp:posOffset>
                </wp:positionH>
                <wp:positionV relativeFrom="paragraph">
                  <wp:posOffset>1157605</wp:posOffset>
                </wp:positionV>
                <wp:extent cx="2849245" cy="752475"/>
                <wp:effectExtent l="0" t="0" r="0" b="0"/>
                <wp:wrapTopAndBottom/>
                <wp:docPr id="2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75B5AF0A" w14:textId="77777777">
                              <w:trPr>
                                <w:trHeight w:val="535"/>
                              </w:trPr>
                              <w:tc>
                                <w:tcPr>
                                  <w:tcW w:w="1170" w:type="dxa"/>
                                </w:tcPr>
                                <w:p w14:paraId="7D654928" w14:textId="77777777" w:rsidR="00DB05E9" w:rsidRDefault="00221F65">
                                  <w:pPr>
                                    <w:pStyle w:val="TableParagraph"/>
                                    <w:spacing w:line="240" w:lineRule="auto"/>
                                    <w:rPr>
                                      <w:sz w:val="20"/>
                                    </w:rPr>
                                  </w:pPr>
                                  <w:r>
                                    <w:rPr>
                                      <w:color w:val="231F20"/>
                                      <w:sz w:val="20"/>
                                    </w:rPr>
                                    <w:t>Signed:</w:t>
                                  </w:r>
                                </w:p>
                              </w:tc>
                              <w:tc>
                                <w:tcPr>
                                  <w:tcW w:w="3293" w:type="dxa"/>
                                </w:tcPr>
                                <w:p w14:paraId="31B48742" w14:textId="77777777" w:rsidR="00DB05E9" w:rsidRDefault="00DB05E9">
                                  <w:pPr>
                                    <w:pStyle w:val="TableParagraph"/>
                                    <w:spacing w:before="0" w:line="240" w:lineRule="auto"/>
                                    <w:ind w:left="0"/>
                                    <w:rPr>
                                      <w:rFonts w:ascii="Times New Roman"/>
                                      <w:sz w:val="20"/>
                                    </w:rPr>
                                  </w:pPr>
                                </w:p>
                              </w:tc>
                            </w:tr>
                            <w:tr w:rsidR="00DB05E9" w14:paraId="095A69AD" w14:textId="77777777">
                              <w:trPr>
                                <w:trHeight w:val="295"/>
                              </w:trPr>
                              <w:tc>
                                <w:tcPr>
                                  <w:tcW w:w="1170" w:type="dxa"/>
                                </w:tcPr>
                                <w:p w14:paraId="5608F816" w14:textId="77777777" w:rsidR="00DB05E9" w:rsidRDefault="00221F65">
                                  <w:pPr>
                                    <w:pStyle w:val="TableParagraph"/>
                                    <w:rPr>
                                      <w:sz w:val="20"/>
                                    </w:rPr>
                                  </w:pPr>
                                  <w:r>
                                    <w:rPr>
                                      <w:color w:val="231F20"/>
                                      <w:sz w:val="20"/>
                                    </w:rPr>
                                    <w:t>Print name:</w:t>
                                  </w:r>
                                </w:p>
                              </w:tc>
                              <w:tc>
                                <w:tcPr>
                                  <w:tcW w:w="3293" w:type="dxa"/>
                                </w:tcPr>
                                <w:p w14:paraId="31223BBC" w14:textId="77777777" w:rsidR="00DB05E9" w:rsidRDefault="00DB05E9">
                                  <w:pPr>
                                    <w:pStyle w:val="TableParagraph"/>
                                    <w:spacing w:before="0" w:line="240" w:lineRule="auto"/>
                                    <w:ind w:left="0"/>
                                    <w:rPr>
                                      <w:rFonts w:ascii="Times New Roman"/>
                                      <w:sz w:val="20"/>
                                    </w:rPr>
                                  </w:pPr>
                                </w:p>
                              </w:tc>
                            </w:tr>
                            <w:tr w:rsidR="00DB05E9" w14:paraId="67B1EE42" w14:textId="77777777">
                              <w:trPr>
                                <w:trHeight w:val="295"/>
                              </w:trPr>
                              <w:tc>
                                <w:tcPr>
                                  <w:tcW w:w="1170" w:type="dxa"/>
                                </w:tcPr>
                                <w:p w14:paraId="6C94C52C" w14:textId="77777777" w:rsidR="00DB05E9" w:rsidRDefault="00221F65">
                                  <w:pPr>
                                    <w:pStyle w:val="TableParagraph"/>
                                    <w:rPr>
                                      <w:sz w:val="20"/>
                                    </w:rPr>
                                  </w:pPr>
                                  <w:r>
                                    <w:rPr>
                                      <w:color w:val="231F20"/>
                                      <w:sz w:val="20"/>
                                    </w:rPr>
                                    <w:t>Date:</w:t>
                                  </w:r>
                                </w:p>
                              </w:tc>
                              <w:tc>
                                <w:tcPr>
                                  <w:tcW w:w="3293" w:type="dxa"/>
                                </w:tcPr>
                                <w:p w14:paraId="225D1316" w14:textId="77777777" w:rsidR="00DB05E9" w:rsidRDefault="00DB05E9">
                                  <w:pPr>
                                    <w:pStyle w:val="TableParagraph"/>
                                    <w:spacing w:before="0" w:line="240" w:lineRule="auto"/>
                                    <w:ind w:left="0"/>
                                    <w:rPr>
                                      <w:rFonts w:ascii="Times New Roman"/>
                                      <w:sz w:val="20"/>
                                    </w:rPr>
                                  </w:pPr>
                                </w:p>
                              </w:tc>
                            </w:tr>
                          </w:tbl>
                          <w:p w14:paraId="300E4DD1"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4EDD58" id="Text Box 23" o:spid="_x0000_s1055" type="#_x0000_t202" style="position:absolute;margin-left:65.2pt;margin-top:91.15pt;width:224.35pt;height:59.25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75B5AF0A" w14:textId="77777777">
                        <w:trPr>
                          <w:trHeight w:val="535"/>
                        </w:trPr>
                        <w:tc>
                          <w:tcPr>
                            <w:tcW w:w="1170" w:type="dxa"/>
                          </w:tcPr>
                          <w:p w14:paraId="7D654928" w14:textId="77777777" w:rsidR="00DB05E9" w:rsidRDefault="00221F65">
                            <w:pPr>
                              <w:pStyle w:val="TableParagraph"/>
                              <w:spacing w:line="240" w:lineRule="auto"/>
                              <w:rPr>
                                <w:sz w:val="20"/>
                              </w:rPr>
                            </w:pPr>
                            <w:r>
                              <w:rPr>
                                <w:color w:val="231F20"/>
                                <w:sz w:val="20"/>
                              </w:rPr>
                              <w:t>Signed:</w:t>
                            </w:r>
                          </w:p>
                        </w:tc>
                        <w:tc>
                          <w:tcPr>
                            <w:tcW w:w="3293" w:type="dxa"/>
                          </w:tcPr>
                          <w:p w14:paraId="31B48742" w14:textId="77777777" w:rsidR="00DB05E9" w:rsidRDefault="00DB05E9">
                            <w:pPr>
                              <w:pStyle w:val="TableParagraph"/>
                              <w:spacing w:before="0" w:line="240" w:lineRule="auto"/>
                              <w:ind w:left="0"/>
                              <w:rPr>
                                <w:rFonts w:ascii="Times New Roman"/>
                                <w:sz w:val="20"/>
                              </w:rPr>
                            </w:pPr>
                          </w:p>
                        </w:tc>
                      </w:tr>
                      <w:tr w:rsidR="00DB05E9" w14:paraId="095A69AD" w14:textId="77777777">
                        <w:trPr>
                          <w:trHeight w:val="295"/>
                        </w:trPr>
                        <w:tc>
                          <w:tcPr>
                            <w:tcW w:w="1170" w:type="dxa"/>
                          </w:tcPr>
                          <w:p w14:paraId="5608F816" w14:textId="77777777" w:rsidR="00DB05E9" w:rsidRDefault="00221F65">
                            <w:pPr>
                              <w:pStyle w:val="TableParagraph"/>
                              <w:rPr>
                                <w:sz w:val="20"/>
                              </w:rPr>
                            </w:pPr>
                            <w:r>
                              <w:rPr>
                                <w:color w:val="231F20"/>
                                <w:sz w:val="20"/>
                              </w:rPr>
                              <w:t>Print name:</w:t>
                            </w:r>
                          </w:p>
                        </w:tc>
                        <w:tc>
                          <w:tcPr>
                            <w:tcW w:w="3293" w:type="dxa"/>
                          </w:tcPr>
                          <w:p w14:paraId="31223BBC" w14:textId="77777777" w:rsidR="00DB05E9" w:rsidRDefault="00DB05E9">
                            <w:pPr>
                              <w:pStyle w:val="TableParagraph"/>
                              <w:spacing w:before="0" w:line="240" w:lineRule="auto"/>
                              <w:ind w:left="0"/>
                              <w:rPr>
                                <w:rFonts w:ascii="Times New Roman"/>
                                <w:sz w:val="20"/>
                              </w:rPr>
                            </w:pPr>
                          </w:p>
                        </w:tc>
                      </w:tr>
                      <w:tr w:rsidR="00DB05E9" w14:paraId="67B1EE42" w14:textId="77777777">
                        <w:trPr>
                          <w:trHeight w:val="295"/>
                        </w:trPr>
                        <w:tc>
                          <w:tcPr>
                            <w:tcW w:w="1170" w:type="dxa"/>
                          </w:tcPr>
                          <w:p w14:paraId="6C94C52C" w14:textId="77777777" w:rsidR="00DB05E9" w:rsidRDefault="00221F65">
                            <w:pPr>
                              <w:pStyle w:val="TableParagraph"/>
                              <w:rPr>
                                <w:sz w:val="20"/>
                              </w:rPr>
                            </w:pPr>
                            <w:r>
                              <w:rPr>
                                <w:color w:val="231F20"/>
                                <w:sz w:val="20"/>
                              </w:rPr>
                              <w:t>Date:</w:t>
                            </w:r>
                          </w:p>
                        </w:tc>
                        <w:tc>
                          <w:tcPr>
                            <w:tcW w:w="3293" w:type="dxa"/>
                          </w:tcPr>
                          <w:p w14:paraId="225D1316" w14:textId="77777777" w:rsidR="00DB05E9" w:rsidRDefault="00DB05E9">
                            <w:pPr>
                              <w:pStyle w:val="TableParagraph"/>
                              <w:spacing w:before="0" w:line="240" w:lineRule="auto"/>
                              <w:ind w:left="0"/>
                              <w:rPr>
                                <w:rFonts w:ascii="Times New Roman"/>
                                <w:sz w:val="20"/>
                              </w:rPr>
                            </w:pPr>
                          </w:p>
                        </w:tc>
                      </w:tr>
                    </w:tbl>
                    <w:p w14:paraId="300E4DD1"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70016" behindDoc="1" locked="0" layoutInCell="1" allowOverlap="1" wp14:anchorId="0A8E3909" wp14:editId="2D7C31EE">
                <wp:simplePos x="0" y="0"/>
                <wp:positionH relativeFrom="page">
                  <wp:posOffset>3888105</wp:posOffset>
                </wp:positionH>
                <wp:positionV relativeFrom="paragraph">
                  <wp:posOffset>1157605</wp:posOffset>
                </wp:positionV>
                <wp:extent cx="2849245" cy="752475"/>
                <wp:effectExtent l="0" t="0" r="0" b="0"/>
                <wp:wrapTopAndBottom/>
                <wp:docPr id="2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0969A05F" w14:textId="77777777">
                              <w:trPr>
                                <w:trHeight w:val="535"/>
                              </w:trPr>
                              <w:tc>
                                <w:tcPr>
                                  <w:tcW w:w="1170" w:type="dxa"/>
                                </w:tcPr>
                                <w:p w14:paraId="449D1108" w14:textId="77777777" w:rsidR="00DB05E9" w:rsidRDefault="00221F65">
                                  <w:pPr>
                                    <w:pStyle w:val="TableParagraph"/>
                                    <w:spacing w:line="240" w:lineRule="auto"/>
                                    <w:rPr>
                                      <w:sz w:val="20"/>
                                    </w:rPr>
                                  </w:pPr>
                                  <w:r>
                                    <w:rPr>
                                      <w:color w:val="231F20"/>
                                      <w:sz w:val="20"/>
                                    </w:rPr>
                                    <w:t>Signed:</w:t>
                                  </w:r>
                                </w:p>
                              </w:tc>
                              <w:tc>
                                <w:tcPr>
                                  <w:tcW w:w="3293" w:type="dxa"/>
                                </w:tcPr>
                                <w:p w14:paraId="58A33D0A" w14:textId="77777777" w:rsidR="00DB05E9" w:rsidRDefault="00DB05E9">
                                  <w:pPr>
                                    <w:pStyle w:val="TableParagraph"/>
                                    <w:spacing w:before="0" w:line="240" w:lineRule="auto"/>
                                    <w:ind w:left="0"/>
                                    <w:rPr>
                                      <w:rFonts w:ascii="Times New Roman"/>
                                      <w:sz w:val="20"/>
                                    </w:rPr>
                                  </w:pPr>
                                </w:p>
                              </w:tc>
                            </w:tr>
                            <w:tr w:rsidR="00DB05E9" w14:paraId="4CD750DE" w14:textId="77777777">
                              <w:trPr>
                                <w:trHeight w:val="295"/>
                              </w:trPr>
                              <w:tc>
                                <w:tcPr>
                                  <w:tcW w:w="1170" w:type="dxa"/>
                                </w:tcPr>
                                <w:p w14:paraId="343A1A07" w14:textId="77777777" w:rsidR="00DB05E9" w:rsidRDefault="00221F65">
                                  <w:pPr>
                                    <w:pStyle w:val="TableParagraph"/>
                                    <w:rPr>
                                      <w:sz w:val="20"/>
                                    </w:rPr>
                                  </w:pPr>
                                  <w:r>
                                    <w:rPr>
                                      <w:color w:val="231F20"/>
                                      <w:sz w:val="20"/>
                                    </w:rPr>
                                    <w:t>Print name:</w:t>
                                  </w:r>
                                </w:p>
                              </w:tc>
                              <w:tc>
                                <w:tcPr>
                                  <w:tcW w:w="3293" w:type="dxa"/>
                                </w:tcPr>
                                <w:p w14:paraId="34055D41" w14:textId="77777777" w:rsidR="00DB05E9" w:rsidRDefault="00DB05E9">
                                  <w:pPr>
                                    <w:pStyle w:val="TableParagraph"/>
                                    <w:spacing w:before="0" w:line="240" w:lineRule="auto"/>
                                    <w:ind w:left="0"/>
                                    <w:rPr>
                                      <w:rFonts w:ascii="Times New Roman"/>
                                      <w:sz w:val="20"/>
                                    </w:rPr>
                                  </w:pPr>
                                </w:p>
                              </w:tc>
                            </w:tr>
                            <w:tr w:rsidR="00DB05E9" w14:paraId="5B5793C4" w14:textId="77777777">
                              <w:trPr>
                                <w:trHeight w:val="295"/>
                              </w:trPr>
                              <w:tc>
                                <w:tcPr>
                                  <w:tcW w:w="1170" w:type="dxa"/>
                                </w:tcPr>
                                <w:p w14:paraId="7B462EB5" w14:textId="77777777" w:rsidR="00DB05E9" w:rsidRDefault="00221F65">
                                  <w:pPr>
                                    <w:pStyle w:val="TableParagraph"/>
                                    <w:rPr>
                                      <w:sz w:val="20"/>
                                    </w:rPr>
                                  </w:pPr>
                                  <w:r>
                                    <w:rPr>
                                      <w:color w:val="231F20"/>
                                      <w:sz w:val="20"/>
                                    </w:rPr>
                                    <w:t>Date:</w:t>
                                  </w:r>
                                </w:p>
                              </w:tc>
                              <w:tc>
                                <w:tcPr>
                                  <w:tcW w:w="3293" w:type="dxa"/>
                                </w:tcPr>
                                <w:p w14:paraId="4E7AE2B2" w14:textId="77777777" w:rsidR="00DB05E9" w:rsidRDefault="00DB05E9">
                                  <w:pPr>
                                    <w:pStyle w:val="TableParagraph"/>
                                    <w:spacing w:before="0" w:line="240" w:lineRule="auto"/>
                                    <w:ind w:left="0"/>
                                    <w:rPr>
                                      <w:rFonts w:ascii="Times New Roman"/>
                                      <w:sz w:val="20"/>
                                    </w:rPr>
                                  </w:pPr>
                                </w:p>
                              </w:tc>
                            </w:tr>
                          </w:tbl>
                          <w:p w14:paraId="49CC9C85"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8E3909" id="Text Box 22" o:spid="_x0000_s1056" type="#_x0000_t202" style="position:absolute;margin-left:306.15pt;margin-top:91.15pt;width:224.35pt;height:59.25pt;z-index:-251646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0969A05F" w14:textId="77777777">
                        <w:trPr>
                          <w:trHeight w:val="535"/>
                        </w:trPr>
                        <w:tc>
                          <w:tcPr>
                            <w:tcW w:w="1170" w:type="dxa"/>
                          </w:tcPr>
                          <w:p w14:paraId="449D1108" w14:textId="77777777" w:rsidR="00DB05E9" w:rsidRDefault="00221F65">
                            <w:pPr>
                              <w:pStyle w:val="TableParagraph"/>
                              <w:spacing w:line="240" w:lineRule="auto"/>
                              <w:rPr>
                                <w:sz w:val="20"/>
                              </w:rPr>
                            </w:pPr>
                            <w:r>
                              <w:rPr>
                                <w:color w:val="231F20"/>
                                <w:sz w:val="20"/>
                              </w:rPr>
                              <w:t>Signed:</w:t>
                            </w:r>
                          </w:p>
                        </w:tc>
                        <w:tc>
                          <w:tcPr>
                            <w:tcW w:w="3293" w:type="dxa"/>
                          </w:tcPr>
                          <w:p w14:paraId="58A33D0A" w14:textId="77777777" w:rsidR="00DB05E9" w:rsidRDefault="00DB05E9">
                            <w:pPr>
                              <w:pStyle w:val="TableParagraph"/>
                              <w:spacing w:before="0" w:line="240" w:lineRule="auto"/>
                              <w:ind w:left="0"/>
                              <w:rPr>
                                <w:rFonts w:ascii="Times New Roman"/>
                                <w:sz w:val="20"/>
                              </w:rPr>
                            </w:pPr>
                          </w:p>
                        </w:tc>
                      </w:tr>
                      <w:tr w:rsidR="00DB05E9" w14:paraId="4CD750DE" w14:textId="77777777">
                        <w:trPr>
                          <w:trHeight w:val="295"/>
                        </w:trPr>
                        <w:tc>
                          <w:tcPr>
                            <w:tcW w:w="1170" w:type="dxa"/>
                          </w:tcPr>
                          <w:p w14:paraId="343A1A07" w14:textId="77777777" w:rsidR="00DB05E9" w:rsidRDefault="00221F65">
                            <w:pPr>
                              <w:pStyle w:val="TableParagraph"/>
                              <w:rPr>
                                <w:sz w:val="20"/>
                              </w:rPr>
                            </w:pPr>
                            <w:r>
                              <w:rPr>
                                <w:color w:val="231F20"/>
                                <w:sz w:val="20"/>
                              </w:rPr>
                              <w:t>Print name:</w:t>
                            </w:r>
                          </w:p>
                        </w:tc>
                        <w:tc>
                          <w:tcPr>
                            <w:tcW w:w="3293" w:type="dxa"/>
                          </w:tcPr>
                          <w:p w14:paraId="34055D41" w14:textId="77777777" w:rsidR="00DB05E9" w:rsidRDefault="00DB05E9">
                            <w:pPr>
                              <w:pStyle w:val="TableParagraph"/>
                              <w:spacing w:before="0" w:line="240" w:lineRule="auto"/>
                              <w:ind w:left="0"/>
                              <w:rPr>
                                <w:rFonts w:ascii="Times New Roman"/>
                                <w:sz w:val="20"/>
                              </w:rPr>
                            </w:pPr>
                          </w:p>
                        </w:tc>
                      </w:tr>
                      <w:tr w:rsidR="00DB05E9" w14:paraId="5B5793C4" w14:textId="77777777">
                        <w:trPr>
                          <w:trHeight w:val="295"/>
                        </w:trPr>
                        <w:tc>
                          <w:tcPr>
                            <w:tcW w:w="1170" w:type="dxa"/>
                          </w:tcPr>
                          <w:p w14:paraId="7B462EB5" w14:textId="77777777" w:rsidR="00DB05E9" w:rsidRDefault="00221F65">
                            <w:pPr>
                              <w:pStyle w:val="TableParagraph"/>
                              <w:rPr>
                                <w:sz w:val="20"/>
                              </w:rPr>
                            </w:pPr>
                            <w:r>
                              <w:rPr>
                                <w:color w:val="231F20"/>
                                <w:sz w:val="20"/>
                              </w:rPr>
                              <w:t>Date:</w:t>
                            </w:r>
                          </w:p>
                        </w:tc>
                        <w:tc>
                          <w:tcPr>
                            <w:tcW w:w="3293" w:type="dxa"/>
                          </w:tcPr>
                          <w:p w14:paraId="4E7AE2B2" w14:textId="77777777" w:rsidR="00DB05E9" w:rsidRDefault="00DB05E9">
                            <w:pPr>
                              <w:pStyle w:val="TableParagraph"/>
                              <w:spacing w:before="0" w:line="240" w:lineRule="auto"/>
                              <w:ind w:left="0"/>
                              <w:rPr>
                                <w:rFonts w:ascii="Times New Roman"/>
                                <w:sz w:val="20"/>
                              </w:rPr>
                            </w:pPr>
                          </w:p>
                        </w:tc>
                      </w:tr>
                    </w:tbl>
                    <w:p w14:paraId="49CC9C85"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71040" behindDoc="1" locked="0" layoutInCell="1" allowOverlap="1" wp14:anchorId="0D2ECD5D" wp14:editId="50A1B632">
                <wp:simplePos x="0" y="0"/>
                <wp:positionH relativeFrom="page">
                  <wp:posOffset>828040</wp:posOffset>
                </wp:positionH>
                <wp:positionV relativeFrom="paragraph">
                  <wp:posOffset>2129155</wp:posOffset>
                </wp:positionV>
                <wp:extent cx="2849245" cy="752475"/>
                <wp:effectExtent l="0" t="0" r="0" b="0"/>
                <wp:wrapTopAndBottom/>
                <wp:docPr id="2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0C1FDA57" w14:textId="77777777">
                              <w:trPr>
                                <w:trHeight w:val="535"/>
                              </w:trPr>
                              <w:tc>
                                <w:tcPr>
                                  <w:tcW w:w="1170" w:type="dxa"/>
                                </w:tcPr>
                                <w:p w14:paraId="39EDE3A6" w14:textId="77777777" w:rsidR="00DB05E9" w:rsidRDefault="00221F65">
                                  <w:pPr>
                                    <w:pStyle w:val="TableParagraph"/>
                                    <w:spacing w:line="240" w:lineRule="auto"/>
                                    <w:rPr>
                                      <w:sz w:val="20"/>
                                    </w:rPr>
                                  </w:pPr>
                                  <w:r>
                                    <w:rPr>
                                      <w:color w:val="231F20"/>
                                      <w:sz w:val="20"/>
                                    </w:rPr>
                                    <w:t>Signed:</w:t>
                                  </w:r>
                                </w:p>
                              </w:tc>
                              <w:tc>
                                <w:tcPr>
                                  <w:tcW w:w="3293" w:type="dxa"/>
                                </w:tcPr>
                                <w:p w14:paraId="76433A48" w14:textId="77777777" w:rsidR="00DB05E9" w:rsidRDefault="00DB05E9">
                                  <w:pPr>
                                    <w:pStyle w:val="TableParagraph"/>
                                    <w:spacing w:before="0" w:line="240" w:lineRule="auto"/>
                                    <w:ind w:left="0"/>
                                    <w:rPr>
                                      <w:rFonts w:ascii="Times New Roman"/>
                                      <w:sz w:val="20"/>
                                    </w:rPr>
                                  </w:pPr>
                                </w:p>
                              </w:tc>
                            </w:tr>
                            <w:tr w:rsidR="00DB05E9" w14:paraId="0DBBF3ED" w14:textId="77777777">
                              <w:trPr>
                                <w:trHeight w:val="295"/>
                              </w:trPr>
                              <w:tc>
                                <w:tcPr>
                                  <w:tcW w:w="1170" w:type="dxa"/>
                                </w:tcPr>
                                <w:p w14:paraId="3D07EA96" w14:textId="77777777" w:rsidR="00DB05E9" w:rsidRDefault="00221F65">
                                  <w:pPr>
                                    <w:pStyle w:val="TableParagraph"/>
                                    <w:rPr>
                                      <w:sz w:val="20"/>
                                    </w:rPr>
                                  </w:pPr>
                                  <w:r>
                                    <w:rPr>
                                      <w:color w:val="231F20"/>
                                      <w:sz w:val="20"/>
                                    </w:rPr>
                                    <w:t>Print name:</w:t>
                                  </w:r>
                                </w:p>
                              </w:tc>
                              <w:tc>
                                <w:tcPr>
                                  <w:tcW w:w="3293" w:type="dxa"/>
                                </w:tcPr>
                                <w:p w14:paraId="73BF520F" w14:textId="77777777" w:rsidR="00DB05E9" w:rsidRDefault="00DB05E9">
                                  <w:pPr>
                                    <w:pStyle w:val="TableParagraph"/>
                                    <w:spacing w:before="0" w:line="240" w:lineRule="auto"/>
                                    <w:ind w:left="0"/>
                                    <w:rPr>
                                      <w:rFonts w:ascii="Times New Roman"/>
                                      <w:sz w:val="20"/>
                                    </w:rPr>
                                  </w:pPr>
                                </w:p>
                              </w:tc>
                            </w:tr>
                            <w:tr w:rsidR="00DB05E9" w14:paraId="7CDC72F2" w14:textId="77777777">
                              <w:trPr>
                                <w:trHeight w:val="295"/>
                              </w:trPr>
                              <w:tc>
                                <w:tcPr>
                                  <w:tcW w:w="1170" w:type="dxa"/>
                                </w:tcPr>
                                <w:p w14:paraId="7E8982EA" w14:textId="77777777" w:rsidR="00DB05E9" w:rsidRDefault="00221F65">
                                  <w:pPr>
                                    <w:pStyle w:val="TableParagraph"/>
                                    <w:rPr>
                                      <w:sz w:val="20"/>
                                    </w:rPr>
                                  </w:pPr>
                                  <w:r>
                                    <w:rPr>
                                      <w:color w:val="231F20"/>
                                      <w:sz w:val="20"/>
                                    </w:rPr>
                                    <w:t>Date:</w:t>
                                  </w:r>
                                </w:p>
                              </w:tc>
                              <w:tc>
                                <w:tcPr>
                                  <w:tcW w:w="3293" w:type="dxa"/>
                                </w:tcPr>
                                <w:p w14:paraId="7C705792" w14:textId="77777777" w:rsidR="00DB05E9" w:rsidRDefault="00DB05E9">
                                  <w:pPr>
                                    <w:pStyle w:val="TableParagraph"/>
                                    <w:spacing w:before="0" w:line="240" w:lineRule="auto"/>
                                    <w:ind w:left="0"/>
                                    <w:rPr>
                                      <w:rFonts w:ascii="Times New Roman"/>
                                      <w:sz w:val="20"/>
                                    </w:rPr>
                                  </w:pPr>
                                </w:p>
                              </w:tc>
                            </w:tr>
                          </w:tbl>
                          <w:p w14:paraId="3032B84F"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2ECD5D" id="Text Box 21" o:spid="_x0000_s1057" type="#_x0000_t202" style="position:absolute;margin-left:65.2pt;margin-top:167.65pt;width:224.35pt;height:59.25pt;z-index:-251645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0C1FDA57" w14:textId="77777777">
                        <w:trPr>
                          <w:trHeight w:val="535"/>
                        </w:trPr>
                        <w:tc>
                          <w:tcPr>
                            <w:tcW w:w="1170" w:type="dxa"/>
                          </w:tcPr>
                          <w:p w14:paraId="39EDE3A6" w14:textId="77777777" w:rsidR="00DB05E9" w:rsidRDefault="00221F65">
                            <w:pPr>
                              <w:pStyle w:val="TableParagraph"/>
                              <w:spacing w:line="240" w:lineRule="auto"/>
                              <w:rPr>
                                <w:sz w:val="20"/>
                              </w:rPr>
                            </w:pPr>
                            <w:r>
                              <w:rPr>
                                <w:color w:val="231F20"/>
                                <w:sz w:val="20"/>
                              </w:rPr>
                              <w:t>Signed:</w:t>
                            </w:r>
                          </w:p>
                        </w:tc>
                        <w:tc>
                          <w:tcPr>
                            <w:tcW w:w="3293" w:type="dxa"/>
                          </w:tcPr>
                          <w:p w14:paraId="76433A48" w14:textId="77777777" w:rsidR="00DB05E9" w:rsidRDefault="00DB05E9">
                            <w:pPr>
                              <w:pStyle w:val="TableParagraph"/>
                              <w:spacing w:before="0" w:line="240" w:lineRule="auto"/>
                              <w:ind w:left="0"/>
                              <w:rPr>
                                <w:rFonts w:ascii="Times New Roman"/>
                                <w:sz w:val="20"/>
                              </w:rPr>
                            </w:pPr>
                          </w:p>
                        </w:tc>
                      </w:tr>
                      <w:tr w:rsidR="00DB05E9" w14:paraId="0DBBF3ED" w14:textId="77777777">
                        <w:trPr>
                          <w:trHeight w:val="295"/>
                        </w:trPr>
                        <w:tc>
                          <w:tcPr>
                            <w:tcW w:w="1170" w:type="dxa"/>
                          </w:tcPr>
                          <w:p w14:paraId="3D07EA96" w14:textId="77777777" w:rsidR="00DB05E9" w:rsidRDefault="00221F65">
                            <w:pPr>
                              <w:pStyle w:val="TableParagraph"/>
                              <w:rPr>
                                <w:sz w:val="20"/>
                              </w:rPr>
                            </w:pPr>
                            <w:r>
                              <w:rPr>
                                <w:color w:val="231F20"/>
                                <w:sz w:val="20"/>
                              </w:rPr>
                              <w:t>Print name:</w:t>
                            </w:r>
                          </w:p>
                        </w:tc>
                        <w:tc>
                          <w:tcPr>
                            <w:tcW w:w="3293" w:type="dxa"/>
                          </w:tcPr>
                          <w:p w14:paraId="73BF520F" w14:textId="77777777" w:rsidR="00DB05E9" w:rsidRDefault="00DB05E9">
                            <w:pPr>
                              <w:pStyle w:val="TableParagraph"/>
                              <w:spacing w:before="0" w:line="240" w:lineRule="auto"/>
                              <w:ind w:left="0"/>
                              <w:rPr>
                                <w:rFonts w:ascii="Times New Roman"/>
                                <w:sz w:val="20"/>
                              </w:rPr>
                            </w:pPr>
                          </w:p>
                        </w:tc>
                      </w:tr>
                      <w:tr w:rsidR="00DB05E9" w14:paraId="7CDC72F2" w14:textId="77777777">
                        <w:trPr>
                          <w:trHeight w:val="295"/>
                        </w:trPr>
                        <w:tc>
                          <w:tcPr>
                            <w:tcW w:w="1170" w:type="dxa"/>
                          </w:tcPr>
                          <w:p w14:paraId="7E8982EA" w14:textId="77777777" w:rsidR="00DB05E9" w:rsidRDefault="00221F65">
                            <w:pPr>
                              <w:pStyle w:val="TableParagraph"/>
                              <w:rPr>
                                <w:sz w:val="20"/>
                              </w:rPr>
                            </w:pPr>
                            <w:r>
                              <w:rPr>
                                <w:color w:val="231F20"/>
                                <w:sz w:val="20"/>
                              </w:rPr>
                              <w:t>Date:</w:t>
                            </w:r>
                          </w:p>
                        </w:tc>
                        <w:tc>
                          <w:tcPr>
                            <w:tcW w:w="3293" w:type="dxa"/>
                          </w:tcPr>
                          <w:p w14:paraId="7C705792" w14:textId="77777777" w:rsidR="00DB05E9" w:rsidRDefault="00DB05E9">
                            <w:pPr>
                              <w:pStyle w:val="TableParagraph"/>
                              <w:spacing w:before="0" w:line="240" w:lineRule="auto"/>
                              <w:ind w:left="0"/>
                              <w:rPr>
                                <w:rFonts w:ascii="Times New Roman"/>
                                <w:sz w:val="20"/>
                              </w:rPr>
                            </w:pPr>
                          </w:p>
                        </w:tc>
                      </w:tr>
                    </w:tbl>
                    <w:p w14:paraId="3032B84F"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72064" behindDoc="1" locked="0" layoutInCell="1" allowOverlap="1" wp14:anchorId="57891A03" wp14:editId="639ECCDF">
                <wp:simplePos x="0" y="0"/>
                <wp:positionH relativeFrom="page">
                  <wp:posOffset>3888105</wp:posOffset>
                </wp:positionH>
                <wp:positionV relativeFrom="paragraph">
                  <wp:posOffset>2129155</wp:posOffset>
                </wp:positionV>
                <wp:extent cx="2849245" cy="752475"/>
                <wp:effectExtent l="0" t="0" r="0" b="0"/>
                <wp:wrapTopAndBottom/>
                <wp:docPr id="26"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09414194" w14:textId="77777777">
                              <w:trPr>
                                <w:trHeight w:val="535"/>
                              </w:trPr>
                              <w:tc>
                                <w:tcPr>
                                  <w:tcW w:w="1170" w:type="dxa"/>
                                </w:tcPr>
                                <w:p w14:paraId="2BF8896E" w14:textId="77777777" w:rsidR="00DB05E9" w:rsidRDefault="00221F65">
                                  <w:pPr>
                                    <w:pStyle w:val="TableParagraph"/>
                                    <w:spacing w:line="240" w:lineRule="auto"/>
                                    <w:rPr>
                                      <w:sz w:val="20"/>
                                    </w:rPr>
                                  </w:pPr>
                                  <w:r>
                                    <w:rPr>
                                      <w:color w:val="231F20"/>
                                      <w:sz w:val="20"/>
                                    </w:rPr>
                                    <w:t>Signed:</w:t>
                                  </w:r>
                                </w:p>
                              </w:tc>
                              <w:tc>
                                <w:tcPr>
                                  <w:tcW w:w="3293" w:type="dxa"/>
                                </w:tcPr>
                                <w:p w14:paraId="78BD17A6" w14:textId="77777777" w:rsidR="00DB05E9" w:rsidRDefault="00DB05E9">
                                  <w:pPr>
                                    <w:pStyle w:val="TableParagraph"/>
                                    <w:spacing w:before="0" w:line="240" w:lineRule="auto"/>
                                    <w:ind w:left="0"/>
                                    <w:rPr>
                                      <w:rFonts w:ascii="Times New Roman"/>
                                      <w:sz w:val="20"/>
                                    </w:rPr>
                                  </w:pPr>
                                </w:p>
                              </w:tc>
                            </w:tr>
                            <w:tr w:rsidR="00DB05E9" w14:paraId="2A3C5591" w14:textId="77777777">
                              <w:trPr>
                                <w:trHeight w:val="295"/>
                              </w:trPr>
                              <w:tc>
                                <w:tcPr>
                                  <w:tcW w:w="1170" w:type="dxa"/>
                                </w:tcPr>
                                <w:p w14:paraId="277D916D" w14:textId="77777777" w:rsidR="00DB05E9" w:rsidRDefault="00221F65">
                                  <w:pPr>
                                    <w:pStyle w:val="TableParagraph"/>
                                    <w:rPr>
                                      <w:sz w:val="20"/>
                                    </w:rPr>
                                  </w:pPr>
                                  <w:r>
                                    <w:rPr>
                                      <w:color w:val="231F20"/>
                                      <w:sz w:val="20"/>
                                    </w:rPr>
                                    <w:t>Print name:</w:t>
                                  </w:r>
                                </w:p>
                              </w:tc>
                              <w:tc>
                                <w:tcPr>
                                  <w:tcW w:w="3293" w:type="dxa"/>
                                </w:tcPr>
                                <w:p w14:paraId="1740C117" w14:textId="77777777" w:rsidR="00DB05E9" w:rsidRDefault="00DB05E9">
                                  <w:pPr>
                                    <w:pStyle w:val="TableParagraph"/>
                                    <w:spacing w:before="0" w:line="240" w:lineRule="auto"/>
                                    <w:ind w:left="0"/>
                                    <w:rPr>
                                      <w:rFonts w:ascii="Times New Roman"/>
                                      <w:sz w:val="20"/>
                                    </w:rPr>
                                  </w:pPr>
                                </w:p>
                              </w:tc>
                            </w:tr>
                            <w:tr w:rsidR="00DB05E9" w14:paraId="07A64475" w14:textId="77777777">
                              <w:trPr>
                                <w:trHeight w:val="295"/>
                              </w:trPr>
                              <w:tc>
                                <w:tcPr>
                                  <w:tcW w:w="1170" w:type="dxa"/>
                                </w:tcPr>
                                <w:p w14:paraId="67AB56B8" w14:textId="77777777" w:rsidR="00DB05E9" w:rsidRDefault="00221F65">
                                  <w:pPr>
                                    <w:pStyle w:val="TableParagraph"/>
                                    <w:rPr>
                                      <w:sz w:val="20"/>
                                    </w:rPr>
                                  </w:pPr>
                                  <w:r>
                                    <w:rPr>
                                      <w:color w:val="231F20"/>
                                      <w:sz w:val="20"/>
                                    </w:rPr>
                                    <w:t>Date:</w:t>
                                  </w:r>
                                </w:p>
                              </w:tc>
                              <w:tc>
                                <w:tcPr>
                                  <w:tcW w:w="3293" w:type="dxa"/>
                                </w:tcPr>
                                <w:p w14:paraId="332AAFC7" w14:textId="77777777" w:rsidR="00DB05E9" w:rsidRDefault="00DB05E9">
                                  <w:pPr>
                                    <w:pStyle w:val="TableParagraph"/>
                                    <w:spacing w:before="0" w:line="240" w:lineRule="auto"/>
                                    <w:ind w:left="0"/>
                                    <w:rPr>
                                      <w:rFonts w:ascii="Times New Roman"/>
                                      <w:sz w:val="20"/>
                                    </w:rPr>
                                  </w:pPr>
                                </w:p>
                              </w:tc>
                            </w:tr>
                          </w:tbl>
                          <w:p w14:paraId="109CE3D8"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891A03" id="Text Box 20" o:spid="_x0000_s1058" type="#_x0000_t202" style="position:absolute;margin-left:306.15pt;margin-top:167.65pt;width:224.35pt;height:59.25pt;z-index:-251644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09414194" w14:textId="77777777">
                        <w:trPr>
                          <w:trHeight w:val="535"/>
                        </w:trPr>
                        <w:tc>
                          <w:tcPr>
                            <w:tcW w:w="1170" w:type="dxa"/>
                          </w:tcPr>
                          <w:p w14:paraId="2BF8896E" w14:textId="77777777" w:rsidR="00DB05E9" w:rsidRDefault="00221F65">
                            <w:pPr>
                              <w:pStyle w:val="TableParagraph"/>
                              <w:spacing w:line="240" w:lineRule="auto"/>
                              <w:rPr>
                                <w:sz w:val="20"/>
                              </w:rPr>
                            </w:pPr>
                            <w:r>
                              <w:rPr>
                                <w:color w:val="231F20"/>
                                <w:sz w:val="20"/>
                              </w:rPr>
                              <w:t>Signed:</w:t>
                            </w:r>
                          </w:p>
                        </w:tc>
                        <w:tc>
                          <w:tcPr>
                            <w:tcW w:w="3293" w:type="dxa"/>
                          </w:tcPr>
                          <w:p w14:paraId="78BD17A6" w14:textId="77777777" w:rsidR="00DB05E9" w:rsidRDefault="00DB05E9">
                            <w:pPr>
                              <w:pStyle w:val="TableParagraph"/>
                              <w:spacing w:before="0" w:line="240" w:lineRule="auto"/>
                              <w:ind w:left="0"/>
                              <w:rPr>
                                <w:rFonts w:ascii="Times New Roman"/>
                                <w:sz w:val="20"/>
                              </w:rPr>
                            </w:pPr>
                          </w:p>
                        </w:tc>
                      </w:tr>
                      <w:tr w:rsidR="00DB05E9" w14:paraId="2A3C5591" w14:textId="77777777">
                        <w:trPr>
                          <w:trHeight w:val="295"/>
                        </w:trPr>
                        <w:tc>
                          <w:tcPr>
                            <w:tcW w:w="1170" w:type="dxa"/>
                          </w:tcPr>
                          <w:p w14:paraId="277D916D" w14:textId="77777777" w:rsidR="00DB05E9" w:rsidRDefault="00221F65">
                            <w:pPr>
                              <w:pStyle w:val="TableParagraph"/>
                              <w:rPr>
                                <w:sz w:val="20"/>
                              </w:rPr>
                            </w:pPr>
                            <w:r>
                              <w:rPr>
                                <w:color w:val="231F20"/>
                                <w:sz w:val="20"/>
                              </w:rPr>
                              <w:t>Print name:</w:t>
                            </w:r>
                          </w:p>
                        </w:tc>
                        <w:tc>
                          <w:tcPr>
                            <w:tcW w:w="3293" w:type="dxa"/>
                          </w:tcPr>
                          <w:p w14:paraId="1740C117" w14:textId="77777777" w:rsidR="00DB05E9" w:rsidRDefault="00DB05E9">
                            <w:pPr>
                              <w:pStyle w:val="TableParagraph"/>
                              <w:spacing w:before="0" w:line="240" w:lineRule="auto"/>
                              <w:ind w:left="0"/>
                              <w:rPr>
                                <w:rFonts w:ascii="Times New Roman"/>
                                <w:sz w:val="20"/>
                              </w:rPr>
                            </w:pPr>
                          </w:p>
                        </w:tc>
                      </w:tr>
                      <w:tr w:rsidR="00DB05E9" w14:paraId="07A64475" w14:textId="77777777">
                        <w:trPr>
                          <w:trHeight w:val="295"/>
                        </w:trPr>
                        <w:tc>
                          <w:tcPr>
                            <w:tcW w:w="1170" w:type="dxa"/>
                          </w:tcPr>
                          <w:p w14:paraId="67AB56B8" w14:textId="77777777" w:rsidR="00DB05E9" w:rsidRDefault="00221F65">
                            <w:pPr>
                              <w:pStyle w:val="TableParagraph"/>
                              <w:rPr>
                                <w:sz w:val="20"/>
                              </w:rPr>
                            </w:pPr>
                            <w:r>
                              <w:rPr>
                                <w:color w:val="231F20"/>
                                <w:sz w:val="20"/>
                              </w:rPr>
                              <w:t>Date:</w:t>
                            </w:r>
                          </w:p>
                        </w:tc>
                        <w:tc>
                          <w:tcPr>
                            <w:tcW w:w="3293" w:type="dxa"/>
                          </w:tcPr>
                          <w:p w14:paraId="332AAFC7" w14:textId="77777777" w:rsidR="00DB05E9" w:rsidRDefault="00DB05E9">
                            <w:pPr>
                              <w:pStyle w:val="TableParagraph"/>
                              <w:spacing w:before="0" w:line="240" w:lineRule="auto"/>
                              <w:ind w:left="0"/>
                              <w:rPr>
                                <w:rFonts w:ascii="Times New Roman"/>
                                <w:sz w:val="20"/>
                              </w:rPr>
                            </w:pPr>
                          </w:p>
                        </w:tc>
                      </w:tr>
                    </w:tbl>
                    <w:p w14:paraId="109CE3D8"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73088" behindDoc="1" locked="0" layoutInCell="1" allowOverlap="1" wp14:anchorId="41B7CBE4" wp14:editId="33DFD263">
                <wp:simplePos x="0" y="0"/>
                <wp:positionH relativeFrom="page">
                  <wp:posOffset>828040</wp:posOffset>
                </wp:positionH>
                <wp:positionV relativeFrom="paragraph">
                  <wp:posOffset>3100705</wp:posOffset>
                </wp:positionV>
                <wp:extent cx="2849245" cy="752475"/>
                <wp:effectExtent l="0" t="0" r="0" b="0"/>
                <wp:wrapTopAndBottom/>
                <wp:docPr id="2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281CCDB6" w14:textId="77777777">
                              <w:trPr>
                                <w:trHeight w:val="535"/>
                              </w:trPr>
                              <w:tc>
                                <w:tcPr>
                                  <w:tcW w:w="1170" w:type="dxa"/>
                                </w:tcPr>
                                <w:p w14:paraId="68EF45A9" w14:textId="77777777" w:rsidR="00DB05E9" w:rsidRDefault="00221F65">
                                  <w:pPr>
                                    <w:pStyle w:val="TableParagraph"/>
                                    <w:spacing w:line="240" w:lineRule="auto"/>
                                    <w:rPr>
                                      <w:sz w:val="20"/>
                                    </w:rPr>
                                  </w:pPr>
                                  <w:r>
                                    <w:rPr>
                                      <w:color w:val="231F20"/>
                                      <w:sz w:val="20"/>
                                    </w:rPr>
                                    <w:t>Signed:</w:t>
                                  </w:r>
                                </w:p>
                              </w:tc>
                              <w:tc>
                                <w:tcPr>
                                  <w:tcW w:w="3293" w:type="dxa"/>
                                </w:tcPr>
                                <w:p w14:paraId="3E5042BB" w14:textId="77777777" w:rsidR="00DB05E9" w:rsidRDefault="00DB05E9">
                                  <w:pPr>
                                    <w:pStyle w:val="TableParagraph"/>
                                    <w:spacing w:before="0" w:line="240" w:lineRule="auto"/>
                                    <w:ind w:left="0"/>
                                    <w:rPr>
                                      <w:rFonts w:ascii="Times New Roman"/>
                                      <w:sz w:val="20"/>
                                    </w:rPr>
                                  </w:pPr>
                                </w:p>
                              </w:tc>
                            </w:tr>
                            <w:tr w:rsidR="00DB05E9" w14:paraId="5C13BBD2" w14:textId="77777777">
                              <w:trPr>
                                <w:trHeight w:val="295"/>
                              </w:trPr>
                              <w:tc>
                                <w:tcPr>
                                  <w:tcW w:w="1170" w:type="dxa"/>
                                </w:tcPr>
                                <w:p w14:paraId="740C876C" w14:textId="77777777" w:rsidR="00DB05E9" w:rsidRDefault="00221F65">
                                  <w:pPr>
                                    <w:pStyle w:val="TableParagraph"/>
                                    <w:rPr>
                                      <w:sz w:val="20"/>
                                    </w:rPr>
                                  </w:pPr>
                                  <w:r>
                                    <w:rPr>
                                      <w:color w:val="231F20"/>
                                      <w:sz w:val="20"/>
                                    </w:rPr>
                                    <w:t>Print name:</w:t>
                                  </w:r>
                                </w:p>
                              </w:tc>
                              <w:tc>
                                <w:tcPr>
                                  <w:tcW w:w="3293" w:type="dxa"/>
                                </w:tcPr>
                                <w:p w14:paraId="1FB41EF1" w14:textId="77777777" w:rsidR="00DB05E9" w:rsidRDefault="00DB05E9">
                                  <w:pPr>
                                    <w:pStyle w:val="TableParagraph"/>
                                    <w:spacing w:before="0" w:line="240" w:lineRule="auto"/>
                                    <w:ind w:left="0"/>
                                    <w:rPr>
                                      <w:rFonts w:ascii="Times New Roman"/>
                                      <w:sz w:val="20"/>
                                    </w:rPr>
                                  </w:pPr>
                                </w:p>
                              </w:tc>
                            </w:tr>
                            <w:tr w:rsidR="00DB05E9" w14:paraId="0B6653CB" w14:textId="77777777">
                              <w:trPr>
                                <w:trHeight w:val="295"/>
                              </w:trPr>
                              <w:tc>
                                <w:tcPr>
                                  <w:tcW w:w="1170" w:type="dxa"/>
                                </w:tcPr>
                                <w:p w14:paraId="7C1950EF" w14:textId="77777777" w:rsidR="00DB05E9" w:rsidRDefault="00221F65">
                                  <w:pPr>
                                    <w:pStyle w:val="TableParagraph"/>
                                    <w:rPr>
                                      <w:sz w:val="20"/>
                                    </w:rPr>
                                  </w:pPr>
                                  <w:r>
                                    <w:rPr>
                                      <w:color w:val="231F20"/>
                                      <w:sz w:val="20"/>
                                    </w:rPr>
                                    <w:t>Date:</w:t>
                                  </w:r>
                                </w:p>
                              </w:tc>
                              <w:tc>
                                <w:tcPr>
                                  <w:tcW w:w="3293" w:type="dxa"/>
                                </w:tcPr>
                                <w:p w14:paraId="7242E55F" w14:textId="77777777" w:rsidR="00DB05E9" w:rsidRDefault="00DB05E9">
                                  <w:pPr>
                                    <w:pStyle w:val="TableParagraph"/>
                                    <w:spacing w:before="0" w:line="240" w:lineRule="auto"/>
                                    <w:ind w:left="0"/>
                                    <w:rPr>
                                      <w:rFonts w:ascii="Times New Roman"/>
                                      <w:sz w:val="20"/>
                                    </w:rPr>
                                  </w:pPr>
                                </w:p>
                              </w:tc>
                            </w:tr>
                          </w:tbl>
                          <w:p w14:paraId="6FA943F9"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B7CBE4" id="Text Box 19" o:spid="_x0000_s1059" type="#_x0000_t202" style="position:absolute;margin-left:65.2pt;margin-top:244.15pt;width:224.35pt;height:59.25pt;z-index:-251643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281CCDB6" w14:textId="77777777">
                        <w:trPr>
                          <w:trHeight w:val="535"/>
                        </w:trPr>
                        <w:tc>
                          <w:tcPr>
                            <w:tcW w:w="1170" w:type="dxa"/>
                          </w:tcPr>
                          <w:p w14:paraId="68EF45A9" w14:textId="77777777" w:rsidR="00DB05E9" w:rsidRDefault="00221F65">
                            <w:pPr>
                              <w:pStyle w:val="TableParagraph"/>
                              <w:spacing w:line="240" w:lineRule="auto"/>
                              <w:rPr>
                                <w:sz w:val="20"/>
                              </w:rPr>
                            </w:pPr>
                            <w:r>
                              <w:rPr>
                                <w:color w:val="231F20"/>
                                <w:sz w:val="20"/>
                              </w:rPr>
                              <w:t>Signed:</w:t>
                            </w:r>
                          </w:p>
                        </w:tc>
                        <w:tc>
                          <w:tcPr>
                            <w:tcW w:w="3293" w:type="dxa"/>
                          </w:tcPr>
                          <w:p w14:paraId="3E5042BB" w14:textId="77777777" w:rsidR="00DB05E9" w:rsidRDefault="00DB05E9">
                            <w:pPr>
                              <w:pStyle w:val="TableParagraph"/>
                              <w:spacing w:before="0" w:line="240" w:lineRule="auto"/>
                              <w:ind w:left="0"/>
                              <w:rPr>
                                <w:rFonts w:ascii="Times New Roman"/>
                                <w:sz w:val="20"/>
                              </w:rPr>
                            </w:pPr>
                          </w:p>
                        </w:tc>
                      </w:tr>
                      <w:tr w:rsidR="00DB05E9" w14:paraId="5C13BBD2" w14:textId="77777777">
                        <w:trPr>
                          <w:trHeight w:val="295"/>
                        </w:trPr>
                        <w:tc>
                          <w:tcPr>
                            <w:tcW w:w="1170" w:type="dxa"/>
                          </w:tcPr>
                          <w:p w14:paraId="740C876C" w14:textId="77777777" w:rsidR="00DB05E9" w:rsidRDefault="00221F65">
                            <w:pPr>
                              <w:pStyle w:val="TableParagraph"/>
                              <w:rPr>
                                <w:sz w:val="20"/>
                              </w:rPr>
                            </w:pPr>
                            <w:r>
                              <w:rPr>
                                <w:color w:val="231F20"/>
                                <w:sz w:val="20"/>
                              </w:rPr>
                              <w:t>Print name:</w:t>
                            </w:r>
                          </w:p>
                        </w:tc>
                        <w:tc>
                          <w:tcPr>
                            <w:tcW w:w="3293" w:type="dxa"/>
                          </w:tcPr>
                          <w:p w14:paraId="1FB41EF1" w14:textId="77777777" w:rsidR="00DB05E9" w:rsidRDefault="00DB05E9">
                            <w:pPr>
                              <w:pStyle w:val="TableParagraph"/>
                              <w:spacing w:before="0" w:line="240" w:lineRule="auto"/>
                              <w:ind w:left="0"/>
                              <w:rPr>
                                <w:rFonts w:ascii="Times New Roman"/>
                                <w:sz w:val="20"/>
                              </w:rPr>
                            </w:pPr>
                          </w:p>
                        </w:tc>
                      </w:tr>
                      <w:tr w:rsidR="00DB05E9" w14:paraId="0B6653CB" w14:textId="77777777">
                        <w:trPr>
                          <w:trHeight w:val="295"/>
                        </w:trPr>
                        <w:tc>
                          <w:tcPr>
                            <w:tcW w:w="1170" w:type="dxa"/>
                          </w:tcPr>
                          <w:p w14:paraId="7C1950EF" w14:textId="77777777" w:rsidR="00DB05E9" w:rsidRDefault="00221F65">
                            <w:pPr>
                              <w:pStyle w:val="TableParagraph"/>
                              <w:rPr>
                                <w:sz w:val="20"/>
                              </w:rPr>
                            </w:pPr>
                            <w:r>
                              <w:rPr>
                                <w:color w:val="231F20"/>
                                <w:sz w:val="20"/>
                              </w:rPr>
                              <w:t>Date:</w:t>
                            </w:r>
                          </w:p>
                        </w:tc>
                        <w:tc>
                          <w:tcPr>
                            <w:tcW w:w="3293" w:type="dxa"/>
                          </w:tcPr>
                          <w:p w14:paraId="7242E55F" w14:textId="77777777" w:rsidR="00DB05E9" w:rsidRDefault="00DB05E9">
                            <w:pPr>
                              <w:pStyle w:val="TableParagraph"/>
                              <w:spacing w:before="0" w:line="240" w:lineRule="auto"/>
                              <w:ind w:left="0"/>
                              <w:rPr>
                                <w:rFonts w:ascii="Times New Roman"/>
                                <w:sz w:val="20"/>
                              </w:rPr>
                            </w:pPr>
                          </w:p>
                        </w:tc>
                      </w:tr>
                    </w:tbl>
                    <w:p w14:paraId="6FA943F9" w14:textId="77777777" w:rsidR="00DB05E9" w:rsidRDefault="00DB05E9">
                      <w:pPr>
                        <w:pStyle w:val="BodyText"/>
                      </w:pPr>
                    </w:p>
                  </w:txbxContent>
                </v:textbox>
                <w10:wrap type="topAndBottom" anchorx="page"/>
              </v:shape>
            </w:pict>
          </mc:Fallback>
        </mc:AlternateContent>
      </w:r>
      <w:r>
        <w:rPr>
          <w:noProof/>
        </w:rPr>
        <mc:AlternateContent>
          <mc:Choice Requires="wps">
            <w:drawing>
              <wp:anchor distT="0" distB="0" distL="0" distR="0" simplePos="0" relativeHeight="251674112" behindDoc="1" locked="0" layoutInCell="1" allowOverlap="1" wp14:anchorId="4315CBC2" wp14:editId="6916E9C1">
                <wp:simplePos x="0" y="0"/>
                <wp:positionH relativeFrom="page">
                  <wp:posOffset>3888105</wp:posOffset>
                </wp:positionH>
                <wp:positionV relativeFrom="paragraph">
                  <wp:posOffset>3100705</wp:posOffset>
                </wp:positionV>
                <wp:extent cx="2849245" cy="752475"/>
                <wp:effectExtent l="0" t="0" r="0" b="0"/>
                <wp:wrapTopAndBottom/>
                <wp:docPr id="24"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598E5529" w14:textId="77777777">
                              <w:trPr>
                                <w:trHeight w:val="535"/>
                              </w:trPr>
                              <w:tc>
                                <w:tcPr>
                                  <w:tcW w:w="1170" w:type="dxa"/>
                                </w:tcPr>
                                <w:p w14:paraId="0FDB5BE9" w14:textId="77777777" w:rsidR="00DB05E9" w:rsidRDefault="00221F65">
                                  <w:pPr>
                                    <w:pStyle w:val="TableParagraph"/>
                                    <w:spacing w:line="240" w:lineRule="auto"/>
                                    <w:rPr>
                                      <w:sz w:val="20"/>
                                    </w:rPr>
                                  </w:pPr>
                                  <w:r>
                                    <w:rPr>
                                      <w:color w:val="231F20"/>
                                      <w:sz w:val="20"/>
                                    </w:rPr>
                                    <w:t>Signed:</w:t>
                                  </w:r>
                                </w:p>
                              </w:tc>
                              <w:tc>
                                <w:tcPr>
                                  <w:tcW w:w="3293" w:type="dxa"/>
                                </w:tcPr>
                                <w:p w14:paraId="6D61BCA1" w14:textId="77777777" w:rsidR="00DB05E9" w:rsidRDefault="00DB05E9">
                                  <w:pPr>
                                    <w:pStyle w:val="TableParagraph"/>
                                    <w:spacing w:before="0" w:line="240" w:lineRule="auto"/>
                                    <w:ind w:left="0"/>
                                    <w:rPr>
                                      <w:rFonts w:ascii="Times New Roman"/>
                                      <w:sz w:val="20"/>
                                    </w:rPr>
                                  </w:pPr>
                                </w:p>
                              </w:tc>
                            </w:tr>
                            <w:tr w:rsidR="00DB05E9" w14:paraId="1F6EAD48" w14:textId="77777777">
                              <w:trPr>
                                <w:trHeight w:val="295"/>
                              </w:trPr>
                              <w:tc>
                                <w:tcPr>
                                  <w:tcW w:w="1170" w:type="dxa"/>
                                </w:tcPr>
                                <w:p w14:paraId="4465FCA8" w14:textId="77777777" w:rsidR="00DB05E9" w:rsidRDefault="00221F65">
                                  <w:pPr>
                                    <w:pStyle w:val="TableParagraph"/>
                                    <w:rPr>
                                      <w:sz w:val="20"/>
                                    </w:rPr>
                                  </w:pPr>
                                  <w:r>
                                    <w:rPr>
                                      <w:color w:val="231F20"/>
                                      <w:sz w:val="20"/>
                                    </w:rPr>
                                    <w:t>Print name:</w:t>
                                  </w:r>
                                </w:p>
                              </w:tc>
                              <w:tc>
                                <w:tcPr>
                                  <w:tcW w:w="3293" w:type="dxa"/>
                                </w:tcPr>
                                <w:p w14:paraId="179A8F0D" w14:textId="77777777" w:rsidR="00DB05E9" w:rsidRDefault="00DB05E9">
                                  <w:pPr>
                                    <w:pStyle w:val="TableParagraph"/>
                                    <w:spacing w:before="0" w:line="240" w:lineRule="auto"/>
                                    <w:ind w:left="0"/>
                                    <w:rPr>
                                      <w:rFonts w:ascii="Times New Roman"/>
                                      <w:sz w:val="20"/>
                                    </w:rPr>
                                  </w:pPr>
                                </w:p>
                              </w:tc>
                            </w:tr>
                            <w:tr w:rsidR="00DB05E9" w14:paraId="77F30802" w14:textId="77777777">
                              <w:trPr>
                                <w:trHeight w:val="295"/>
                              </w:trPr>
                              <w:tc>
                                <w:tcPr>
                                  <w:tcW w:w="1170" w:type="dxa"/>
                                </w:tcPr>
                                <w:p w14:paraId="73FA6889" w14:textId="77777777" w:rsidR="00DB05E9" w:rsidRDefault="00221F65">
                                  <w:pPr>
                                    <w:pStyle w:val="TableParagraph"/>
                                    <w:rPr>
                                      <w:sz w:val="20"/>
                                    </w:rPr>
                                  </w:pPr>
                                  <w:r>
                                    <w:rPr>
                                      <w:color w:val="231F20"/>
                                      <w:sz w:val="20"/>
                                    </w:rPr>
                                    <w:t>Date:</w:t>
                                  </w:r>
                                </w:p>
                              </w:tc>
                              <w:tc>
                                <w:tcPr>
                                  <w:tcW w:w="3293" w:type="dxa"/>
                                </w:tcPr>
                                <w:p w14:paraId="6889579D" w14:textId="77777777" w:rsidR="00DB05E9" w:rsidRDefault="00DB05E9">
                                  <w:pPr>
                                    <w:pStyle w:val="TableParagraph"/>
                                    <w:spacing w:before="0" w:line="240" w:lineRule="auto"/>
                                    <w:ind w:left="0"/>
                                    <w:rPr>
                                      <w:rFonts w:ascii="Times New Roman"/>
                                      <w:sz w:val="20"/>
                                    </w:rPr>
                                  </w:pPr>
                                </w:p>
                              </w:tc>
                            </w:tr>
                          </w:tbl>
                          <w:p w14:paraId="41873D19" w14:textId="77777777" w:rsidR="00DB05E9" w:rsidRDefault="00DB05E9">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15CBC2" id="Text Box 18" o:spid="_x0000_s1060" type="#_x0000_t202" style="position:absolute;margin-left:306.15pt;margin-top:244.15pt;width:224.35pt;height:59.25pt;z-index:-251642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3293"/>
                      </w:tblGrid>
                      <w:tr w:rsidR="00DB05E9" w14:paraId="598E5529" w14:textId="77777777">
                        <w:trPr>
                          <w:trHeight w:val="535"/>
                        </w:trPr>
                        <w:tc>
                          <w:tcPr>
                            <w:tcW w:w="1170" w:type="dxa"/>
                          </w:tcPr>
                          <w:p w14:paraId="0FDB5BE9" w14:textId="77777777" w:rsidR="00DB05E9" w:rsidRDefault="00221F65">
                            <w:pPr>
                              <w:pStyle w:val="TableParagraph"/>
                              <w:spacing w:line="240" w:lineRule="auto"/>
                              <w:rPr>
                                <w:sz w:val="20"/>
                              </w:rPr>
                            </w:pPr>
                            <w:r>
                              <w:rPr>
                                <w:color w:val="231F20"/>
                                <w:sz w:val="20"/>
                              </w:rPr>
                              <w:t>Signed:</w:t>
                            </w:r>
                          </w:p>
                        </w:tc>
                        <w:tc>
                          <w:tcPr>
                            <w:tcW w:w="3293" w:type="dxa"/>
                          </w:tcPr>
                          <w:p w14:paraId="6D61BCA1" w14:textId="77777777" w:rsidR="00DB05E9" w:rsidRDefault="00DB05E9">
                            <w:pPr>
                              <w:pStyle w:val="TableParagraph"/>
                              <w:spacing w:before="0" w:line="240" w:lineRule="auto"/>
                              <w:ind w:left="0"/>
                              <w:rPr>
                                <w:rFonts w:ascii="Times New Roman"/>
                                <w:sz w:val="20"/>
                              </w:rPr>
                            </w:pPr>
                          </w:p>
                        </w:tc>
                      </w:tr>
                      <w:tr w:rsidR="00DB05E9" w14:paraId="1F6EAD48" w14:textId="77777777">
                        <w:trPr>
                          <w:trHeight w:val="295"/>
                        </w:trPr>
                        <w:tc>
                          <w:tcPr>
                            <w:tcW w:w="1170" w:type="dxa"/>
                          </w:tcPr>
                          <w:p w14:paraId="4465FCA8" w14:textId="77777777" w:rsidR="00DB05E9" w:rsidRDefault="00221F65">
                            <w:pPr>
                              <w:pStyle w:val="TableParagraph"/>
                              <w:rPr>
                                <w:sz w:val="20"/>
                              </w:rPr>
                            </w:pPr>
                            <w:r>
                              <w:rPr>
                                <w:color w:val="231F20"/>
                                <w:sz w:val="20"/>
                              </w:rPr>
                              <w:t>Print name:</w:t>
                            </w:r>
                          </w:p>
                        </w:tc>
                        <w:tc>
                          <w:tcPr>
                            <w:tcW w:w="3293" w:type="dxa"/>
                          </w:tcPr>
                          <w:p w14:paraId="179A8F0D" w14:textId="77777777" w:rsidR="00DB05E9" w:rsidRDefault="00DB05E9">
                            <w:pPr>
                              <w:pStyle w:val="TableParagraph"/>
                              <w:spacing w:before="0" w:line="240" w:lineRule="auto"/>
                              <w:ind w:left="0"/>
                              <w:rPr>
                                <w:rFonts w:ascii="Times New Roman"/>
                                <w:sz w:val="20"/>
                              </w:rPr>
                            </w:pPr>
                          </w:p>
                        </w:tc>
                      </w:tr>
                      <w:tr w:rsidR="00DB05E9" w14:paraId="77F30802" w14:textId="77777777">
                        <w:trPr>
                          <w:trHeight w:val="295"/>
                        </w:trPr>
                        <w:tc>
                          <w:tcPr>
                            <w:tcW w:w="1170" w:type="dxa"/>
                          </w:tcPr>
                          <w:p w14:paraId="73FA6889" w14:textId="77777777" w:rsidR="00DB05E9" w:rsidRDefault="00221F65">
                            <w:pPr>
                              <w:pStyle w:val="TableParagraph"/>
                              <w:rPr>
                                <w:sz w:val="20"/>
                              </w:rPr>
                            </w:pPr>
                            <w:r>
                              <w:rPr>
                                <w:color w:val="231F20"/>
                                <w:sz w:val="20"/>
                              </w:rPr>
                              <w:t>Date:</w:t>
                            </w:r>
                          </w:p>
                        </w:tc>
                        <w:tc>
                          <w:tcPr>
                            <w:tcW w:w="3293" w:type="dxa"/>
                          </w:tcPr>
                          <w:p w14:paraId="6889579D" w14:textId="77777777" w:rsidR="00DB05E9" w:rsidRDefault="00DB05E9">
                            <w:pPr>
                              <w:pStyle w:val="TableParagraph"/>
                              <w:spacing w:before="0" w:line="240" w:lineRule="auto"/>
                              <w:ind w:left="0"/>
                              <w:rPr>
                                <w:rFonts w:ascii="Times New Roman"/>
                                <w:sz w:val="20"/>
                              </w:rPr>
                            </w:pPr>
                          </w:p>
                        </w:tc>
                      </w:tr>
                    </w:tbl>
                    <w:p w14:paraId="41873D19" w14:textId="77777777" w:rsidR="00DB05E9" w:rsidRDefault="00DB05E9">
                      <w:pPr>
                        <w:pStyle w:val="BodyText"/>
                      </w:pPr>
                    </w:p>
                  </w:txbxContent>
                </v:textbox>
                <w10:wrap type="topAndBottom" anchorx="page"/>
              </v:shape>
            </w:pict>
          </mc:Fallback>
        </mc:AlternateContent>
      </w:r>
    </w:p>
    <w:p w14:paraId="641A0AB1" w14:textId="77777777" w:rsidR="00DB05E9" w:rsidRDefault="00DB05E9" w:rsidP="00841F01">
      <w:pPr>
        <w:pStyle w:val="BodyText"/>
        <w:spacing w:before="3"/>
        <w:rPr>
          <w:rFonts w:ascii="Comfortaa"/>
          <w:sz w:val="23"/>
        </w:rPr>
      </w:pPr>
    </w:p>
    <w:p w14:paraId="5619025D" w14:textId="77777777" w:rsidR="00DB05E9" w:rsidRDefault="00DB05E9" w:rsidP="00841F01">
      <w:pPr>
        <w:pStyle w:val="BodyText"/>
        <w:spacing w:before="3"/>
        <w:rPr>
          <w:rFonts w:ascii="Comfortaa"/>
          <w:sz w:val="23"/>
        </w:rPr>
      </w:pPr>
    </w:p>
    <w:p w14:paraId="187C905D" w14:textId="77777777" w:rsidR="00DB05E9" w:rsidRDefault="00DB05E9" w:rsidP="00841F01">
      <w:pPr>
        <w:pStyle w:val="BodyText"/>
        <w:spacing w:before="3"/>
        <w:rPr>
          <w:rFonts w:ascii="Comfortaa"/>
          <w:sz w:val="23"/>
        </w:rPr>
      </w:pPr>
    </w:p>
    <w:p w14:paraId="7DBB0CCF" w14:textId="77777777" w:rsidR="00DB05E9" w:rsidRDefault="00DB05E9" w:rsidP="00841F01">
      <w:pPr>
        <w:pStyle w:val="BodyText"/>
        <w:spacing w:before="4"/>
        <w:rPr>
          <w:rFonts w:ascii="Comfortaa"/>
          <w:sz w:val="26"/>
        </w:rPr>
      </w:pPr>
    </w:p>
    <w:p w14:paraId="0BE756EA" w14:textId="77777777" w:rsidR="00DB05E9" w:rsidRDefault="00221F65" w:rsidP="00841F01">
      <w:pPr>
        <w:ind w:left="103"/>
        <w:rPr>
          <w:rFonts w:ascii="Comfortaa"/>
        </w:rPr>
      </w:pPr>
      <w:r>
        <w:rPr>
          <w:rFonts w:ascii="Comfortaa"/>
          <w:color w:val="008453"/>
          <w:spacing w:val="11"/>
        </w:rPr>
        <w:t xml:space="preserve">SPECIAL </w:t>
      </w:r>
      <w:r>
        <w:rPr>
          <w:rFonts w:ascii="Comfortaa"/>
          <w:color w:val="008453"/>
          <w:spacing w:val="10"/>
        </w:rPr>
        <w:t xml:space="preserve">TERMS </w:t>
      </w:r>
      <w:r>
        <w:rPr>
          <w:rFonts w:ascii="Comfortaa"/>
          <w:color w:val="008453"/>
          <w:spacing w:val="8"/>
        </w:rPr>
        <w:t xml:space="preserve">AND </w:t>
      </w:r>
      <w:r>
        <w:rPr>
          <w:rFonts w:ascii="Comfortaa"/>
          <w:color w:val="008453"/>
          <w:spacing w:val="11"/>
        </w:rPr>
        <w:t xml:space="preserve">CONDITIONS </w:t>
      </w:r>
      <w:r>
        <w:rPr>
          <w:rFonts w:ascii="Comfortaa"/>
          <w:color w:val="008453"/>
          <w:spacing w:val="10"/>
        </w:rPr>
        <w:t xml:space="preserve">SIGNED </w:t>
      </w:r>
      <w:r>
        <w:rPr>
          <w:rFonts w:ascii="Comfortaa"/>
          <w:color w:val="008453"/>
          <w:spacing w:val="6"/>
        </w:rPr>
        <w:t xml:space="preserve">BY </w:t>
      </w:r>
      <w:r>
        <w:rPr>
          <w:rFonts w:ascii="Comfortaa"/>
          <w:color w:val="008453"/>
          <w:spacing w:val="8"/>
        </w:rPr>
        <w:t>THE</w:t>
      </w:r>
      <w:r>
        <w:rPr>
          <w:rFonts w:ascii="Comfortaa"/>
          <w:color w:val="008453"/>
          <w:spacing w:val="68"/>
        </w:rPr>
        <w:t xml:space="preserve"> </w:t>
      </w:r>
      <w:r>
        <w:rPr>
          <w:rFonts w:ascii="Comfortaa"/>
          <w:color w:val="008453"/>
          <w:spacing w:val="11"/>
        </w:rPr>
        <w:t>LANDLORD/AGENT</w:t>
      </w:r>
    </w:p>
    <w:p w14:paraId="44FE1045" w14:textId="1D6398FC" w:rsidR="00DB05E9" w:rsidRDefault="00FA6422" w:rsidP="00841F01">
      <w:pPr>
        <w:pStyle w:val="BodyText"/>
        <w:spacing w:before="4"/>
        <w:rPr>
          <w:rFonts w:ascii="Comfortaa"/>
        </w:rPr>
      </w:pPr>
      <w:r>
        <w:rPr>
          <w:noProof/>
        </w:rPr>
        <mc:AlternateContent>
          <mc:Choice Requires="wps">
            <w:drawing>
              <wp:anchor distT="0" distB="0" distL="0" distR="0" simplePos="0" relativeHeight="251681280" behindDoc="1" locked="0" layoutInCell="1" allowOverlap="1" wp14:anchorId="12FFCD59" wp14:editId="4643EB3C">
                <wp:simplePos x="0" y="0"/>
                <wp:positionH relativeFrom="page">
                  <wp:posOffset>828675</wp:posOffset>
                </wp:positionH>
                <wp:positionV relativeFrom="paragraph">
                  <wp:posOffset>190500</wp:posOffset>
                </wp:positionV>
                <wp:extent cx="5676900" cy="752475"/>
                <wp:effectExtent l="0" t="0" r="0" b="9525"/>
                <wp:wrapTopAndBottom/>
                <wp:docPr id="5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752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5478"/>
                            </w:tblGrid>
                            <w:tr w:rsidR="00FA6422" w14:paraId="00FAF75F" w14:textId="77777777" w:rsidTr="008540B3">
                              <w:trPr>
                                <w:trHeight w:val="535"/>
                              </w:trPr>
                              <w:tc>
                                <w:tcPr>
                                  <w:tcW w:w="1170" w:type="dxa"/>
                                </w:tcPr>
                                <w:p w14:paraId="374AEF32" w14:textId="77777777" w:rsidR="00FA6422" w:rsidRDefault="00FA6422">
                                  <w:pPr>
                                    <w:pStyle w:val="TableParagraph"/>
                                    <w:spacing w:line="240" w:lineRule="auto"/>
                                    <w:rPr>
                                      <w:sz w:val="20"/>
                                    </w:rPr>
                                  </w:pPr>
                                  <w:r>
                                    <w:rPr>
                                      <w:color w:val="231F20"/>
                                      <w:sz w:val="20"/>
                                    </w:rPr>
                                    <w:t>Signed:</w:t>
                                  </w:r>
                                </w:p>
                              </w:tc>
                              <w:tc>
                                <w:tcPr>
                                  <w:tcW w:w="5478" w:type="dxa"/>
                                </w:tcPr>
                                <w:p w14:paraId="50C71845" w14:textId="77777777" w:rsidR="00FA6422" w:rsidRDefault="00FA6422">
                                  <w:pPr>
                                    <w:pStyle w:val="TableParagraph"/>
                                    <w:spacing w:before="0" w:line="240" w:lineRule="auto"/>
                                    <w:ind w:left="0"/>
                                    <w:rPr>
                                      <w:rFonts w:ascii="Times New Roman"/>
                                      <w:sz w:val="20"/>
                                    </w:rPr>
                                  </w:pPr>
                                </w:p>
                              </w:tc>
                            </w:tr>
                            <w:tr w:rsidR="00FA6422" w14:paraId="34C98ABB" w14:textId="77777777" w:rsidTr="008540B3">
                              <w:trPr>
                                <w:trHeight w:val="295"/>
                              </w:trPr>
                              <w:tc>
                                <w:tcPr>
                                  <w:tcW w:w="1170" w:type="dxa"/>
                                </w:tcPr>
                                <w:p w14:paraId="36F0A4FE" w14:textId="77777777" w:rsidR="00FA6422" w:rsidRDefault="00FA6422">
                                  <w:pPr>
                                    <w:pStyle w:val="TableParagraph"/>
                                    <w:rPr>
                                      <w:sz w:val="20"/>
                                    </w:rPr>
                                  </w:pPr>
                                  <w:r>
                                    <w:rPr>
                                      <w:color w:val="231F20"/>
                                      <w:sz w:val="20"/>
                                    </w:rPr>
                                    <w:t>Print name:</w:t>
                                  </w:r>
                                </w:p>
                              </w:tc>
                              <w:tc>
                                <w:tcPr>
                                  <w:tcW w:w="5478" w:type="dxa"/>
                                </w:tcPr>
                                <w:p w14:paraId="48F687EE" w14:textId="77777777" w:rsidR="00FA6422" w:rsidRDefault="00FA6422">
                                  <w:pPr>
                                    <w:pStyle w:val="TableParagraph"/>
                                    <w:spacing w:before="0" w:line="240" w:lineRule="auto"/>
                                    <w:ind w:left="0"/>
                                    <w:rPr>
                                      <w:rFonts w:ascii="Times New Roman"/>
                                      <w:sz w:val="20"/>
                                    </w:rPr>
                                  </w:pPr>
                                </w:p>
                              </w:tc>
                            </w:tr>
                            <w:tr w:rsidR="00FA6422" w14:paraId="455913BC" w14:textId="77777777" w:rsidTr="008540B3">
                              <w:trPr>
                                <w:trHeight w:val="295"/>
                              </w:trPr>
                              <w:tc>
                                <w:tcPr>
                                  <w:tcW w:w="1170" w:type="dxa"/>
                                </w:tcPr>
                                <w:p w14:paraId="32DBF689" w14:textId="77777777" w:rsidR="00FA6422" w:rsidRDefault="00FA6422">
                                  <w:pPr>
                                    <w:pStyle w:val="TableParagraph"/>
                                    <w:rPr>
                                      <w:sz w:val="20"/>
                                    </w:rPr>
                                  </w:pPr>
                                  <w:r>
                                    <w:rPr>
                                      <w:color w:val="231F20"/>
                                      <w:sz w:val="20"/>
                                    </w:rPr>
                                    <w:t>Date:</w:t>
                                  </w:r>
                                </w:p>
                              </w:tc>
                              <w:tc>
                                <w:tcPr>
                                  <w:tcW w:w="5478" w:type="dxa"/>
                                </w:tcPr>
                                <w:p w14:paraId="3B8DAE00" w14:textId="77777777" w:rsidR="00FA6422" w:rsidRDefault="00FA6422">
                                  <w:pPr>
                                    <w:pStyle w:val="TableParagraph"/>
                                    <w:spacing w:before="0" w:line="240" w:lineRule="auto"/>
                                    <w:ind w:left="0"/>
                                    <w:rPr>
                                      <w:rFonts w:ascii="Times New Roman"/>
                                      <w:sz w:val="20"/>
                                    </w:rPr>
                                  </w:pPr>
                                </w:p>
                              </w:tc>
                            </w:tr>
                          </w:tbl>
                          <w:p w14:paraId="0556F60E" w14:textId="77777777" w:rsidR="00FA6422" w:rsidRDefault="00FA6422" w:rsidP="00FA6422">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FFCD59" id="_x0000_s1061" type="#_x0000_t202" style="position:absolute;margin-left:65.25pt;margin-top:15pt;width:447pt;height:59.25pt;z-index:-251635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" filled="f" stroked="f">
                <v:textbox inset="0,0,0,0">
                  <w:txbxContent>
                    <w:tbl>
                      <w:tblPr>
                        <w:tblW w:w="0" w:type="auto"/>
                        <w:tblInd w:w="7" w:type="dxa"/>
                        <w:tblBorders>
                          <w:top w:val="single" w:sz="6" w:space="0" w:color="939598"/>
                          <w:left w:val="single" w:sz="6" w:space="0" w:color="939598"/>
                          <w:bottom w:val="single" w:sz="6" w:space="0" w:color="939598"/>
                          <w:right w:val="single" w:sz="6" w:space="0" w:color="939598"/>
                          <w:insideH w:val="single" w:sz="6" w:space="0" w:color="939598"/>
                          <w:insideV w:val="single" w:sz="6" w:space="0" w:color="939598"/>
                        </w:tblBorders>
                        <w:tblLayout w:type="fixed"/>
                        <w:tblCellMar>
                          <w:left w:w="0" w:type="dxa"/>
                          <w:right w:w="0" w:type="dxa"/>
                        </w:tblCellMar>
                        <w:tblLook w:val="01E0" w:firstRow="1" w:lastRow="1" w:firstColumn="1" w:lastColumn="1" w:noHBand="0" w:noVBand="0"/>
                      </w:tblPr>
                      <w:tblGrid>
                        <w:gridCol w:w="1170"/>
                        <w:gridCol w:w="5478"/>
                      </w:tblGrid>
                      <w:tr w:rsidR="00FA6422" w14:paraId="00FAF75F" w14:textId="77777777" w:rsidTr="008540B3">
                        <w:trPr>
                          <w:trHeight w:val="535"/>
                        </w:trPr>
                        <w:tc>
                          <w:tcPr>
                            <w:tcW w:w="1170" w:type="dxa"/>
                          </w:tcPr>
                          <w:p w14:paraId="374AEF32" w14:textId="77777777" w:rsidR="00FA6422" w:rsidRDefault="00FA6422">
                            <w:pPr>
                              <w:pStyle w:val="TableParagraph"/>
                              <w:spacing w:line="240" w:lineRule="auto"/>
                              <w:rPr>
                                <w:sz w:val="20"/>
                              </w:rPr>
                            </w:pPr>
                            <w:r>
                              <w:rPr>
                                <w:color w:val="231F20"/>
                                <w:sz w:val="20"/>
                              </w:rPr>
                              <w:t>Signed:</w:t>
                            </w:r>
                          </w:p>
                        </w:tc>
                        <w:tc>
                          <w:tcPr>
                            <w:tcW w:w="5478" w:type="dxa"/>
                          </w:tcPr>
                          <w:p w14:paraId="50C71845" w14:textId="77777777" w:rsidR="00FA6422" w:rsidRDefault="00FA6422">
                            <w:pPr>
                              <w:pStyle w:val="TableParagraph"/>
                              <w:spacing w:before="0" w:line="240" w:lineRule="auto"/>
                              <w:ind w:left="0"/>
                              <w:rPr>
                                <w:rFonts w:ascii="Times New Roman"/>
                                <w:sz w:val="20"/>
                              </w:rPr>
                            </w:pPr>
                          </w:p>
                        </w:tc>
                      </w:tr>
                      <w:tr w:rsidR="00FA6422" w14:paraId="34C98ABB" w14:textId="77777777" w:rsidTr="008540B3">
                        <w:trPr>
                          <w:trHeight w:val="295"/>
                        </w:trPr>
                        <w:tc>
                          <w:tcPr>
                            <w:tcW w:w="1170" w:type="dxa"/>
                          </w:tcPr>
                          <w:p w14:paraId="36F0A4FE" w14:textId="77777777" w:rsidR="00FA6422" w:rsidRDefault="00FA6422">
                            <w:pPr>
                              <w:pStyle w:val="TableParagraph"/>
                              <w:rPr>
                                <w:sz w:val="20"/>
                              </w:rPr>
                            </w:pPr>
                            <w:r>
                              <w:rPr>
                                <w:color w:val="231F20"/>
                                <w:sz w:val="20"/>
                              </w:rPr>
                              <w:t>Print name:</w:t>
                            </w:r>
                          </w:p>
                        </w:tc>
                        <w:tc>
                          <w:tcPr>
                            <w:tcW w:w="5478" w:type="dxa"/>
                          </w:tcPr>
                          <w:p w14:paraId="48F687EE" w14:textId="77777777" w:rsidR="00FA6422" w:rsidRDefault="00FA6422">
                            <w:pPr>
                              <w:pStyle w:val="TableParagraph"/>
                              <w:spacing w:before="0" w:line="240" w:lineRule="auto"/>
                              <w:ind w:left="0"/>
                              <w:rPr>
                                <w:rFonts w:ascii="Times New Roman"/>
                                <w:sz w:val="20"/>
                              </w:rPr>
                            </w:pPr>
                          </w:p>
                        </w:tc>
                      </w:tr>
                      <w:tr w:rsidR="00FA6422" w14:paraId="455913BC" w14:textId="77777777" w:rsidTr="008540B3">
                        <w:trPr>
                          <w:trHeight w:val="295"/>
                        </w:trPr>
                        <w:tc>
                          <w:tcPr>
                            <w:tcW w:w="1170" w:type="dxa"/>
                          </w:tcPr>
                          <w:p w14:paraId="32DBF689" w14:textId="77777777" w:rsidR="00FA6422" w:rsidRDefault="00FA6422">
                            <w:pPr>
                              <w:pStyle w:val="TableParagraph"/>
                              <w:rPr>
                                <w:sz w:val="20"/>
                              </w:rPr>
                            </w:pPr>
                            <w:r>
                              <w:rPr>
                                <w:color w:val="231F20"/>
                                <w:sz w:val="20"/>
                              </w:rPr>
                              <w:t>Date:</w:t>
                            </w:r>
                          </w:p>
                        </w:tc>
                        <w:tc>
                          <w:tcPr>
                            <w:tcW w:w="5478" w:type="dxa"/>
                          </w:tcPr>
                          <w:p w14:paraId="3B8DAE00" w14:textId="77777777" w:rsidR="00FA6422" w:rsidRDefault="00FA6422">
                            <w:pPr>
                              <w:pStyle w:val="TableParagraph"/>
                              <w:spacing w:before="0" w:line="240" w:lineRule="auto"/>
                              <w:ind w:left="0"/>
                              <w:rPr>
                                <w:rFonts w:ascii="Times New Roman"/>
                                <w:sz w:val="20"/>
                              </w:rPr>
                            </w:pPr>
                          </w:p>
                        </w:tc>
                      </w:tr>
                    </w:tbl>
                    <w:p w14:paraId="0556F60E" w14:textId="77777777" w:rsidR="00FA6422" w:rsidRDefault="00FA6422" w:rsidP="00FA6422">
                      <w:pPr>
                        <w:pStyle w:val="BodyText"/>
                      </w:pPr>
                    </w:p>
                  </w:txbxContent>
                </v:textbox>
                <w10:wrap type="topAndBottom" anchorx="page"/>
              </v:shape>
            </w:pict>
          </mc:Fallback>
        </mc:AlternateContent>
      </w:r>
    </w:p>
    <w:p w14:paraId="2DF143A3" w14:textId="4D6100AC" w:rsidR="00FA6422" w:rsidRDefault="00FA6422" w:rsidP="00841F01">
      <w:pPr>
        <w:pStyle w:val="BodyText"/>
        <w:spacing w:before="4"/>
        <w:rPr>
          <w:rFonts w:ascii="Comfortaa"/>
        </w:rPr>
      </w:pPr>
    </w:p>
    <w:p w14:paraId="61C308EC" w14:textId="77777777" w:rsidR="00DB05E9" w:rsidRDefault="00DB05E9" w:rsidP="00841F01">
      <w:pPr>
        <w:pStyle w:val="BodyText"/>
        <w:spacing w:before="4"/>
        <w:rPr>
          <w:rFonts w:ascii="Comfortaa"/>
          <w:sz w:val="7"/>
        </w:rPr>
      </w:pPr>
    </w:p>
    <w:p w14:paraId="67EDA7A7" w14:textId="77777777" w:rsidR="00B65289" w:rsidRDefault="00B65289" w:rsidP="00841F01">
      <w:pPr>
        <w:pStyle w:val="BodyText"/>
        <w:spacing w:before="59"/>
        <w:ind w:left="103"/>
      </w:pPr>
      <w:bookmarkStart w:id="6" w:name="_Hlk137022745"/>
      <w:r w:rsidRPr="00C129B1">
        <w:rPr>
          <w:color w:val="231F20"/>
          <w:highlight w:val="yellow"/>
        </w:rPr>
        <w:t xml:space="preserve">Signed by the </w:t>
      </w:r>
      <w:r>
        <w:rPr>
          <w:color w:val="231F20"/>
          <w:highlight w:val="yellow"/>
        </w:rPr>
        <w:t>[</w:t>
      </w:r>
      <w:r w:rsidRPr="00C129B1">
        <w:rPr>
          <w:color w:val="231F20"/>
          <w:highlight w:val="yellow"/>
        </w:rPr>
        <w:t>Landlord/Agent on behalf of all Landlords</w:t>
      </w:r>
      <w:r>
        <w:rPr>
          <w:color w:val="231F20"/>
          <w:highlight w:val="yellow"/>
        </w:rPr>
        <w:t>]</w:t>
      </w:r>
      <w:r w:rsidRPr="00C129B1">
        <w:rPr>
          <w:color w:val="231F20"/>
          <w:highlight w:val="yellow"/>
        </w:rPr>
        <w:t xml:space="preserve"> listed in the Agreement.</w:t>
      </w:r>
    </w:p>
    <w:bookmarkEnd w:id="6"/>
    <w:p w14:paraId="123A281E" w14:textId="29803A8F" w:rsidR="00DB05E9" w:rsidRDefault="00DB05E9" w:rsidP="00841F01">
      <w:pPr>
        <w:pStyle w:val="BodyText"/>
        <w:spacing w:before="59"/>
        <w:ind w:left="103"/>
      </w:pPr>
    </w:p>
    <w:sectPr w:rsidR="00DB05E9">
      <w:pgSz w:w="11910" w:h="16840"/>
      <w:pgMar w:top="1200" w:right="1180" w:bottom="1220" w:left="1200" w:header="0" w:footer="10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624A0" w14:textId="77777777" w:rsidR="007A5846" w:rsidRDefault="00221F65">
      <w:r>
        <w:separator/>
      </w:r>
    </w:p>
  </w:endnote>
  <w:endnote w:type="continuationSeparator" w:id="0">
    <w:p w14:paraId="7E770D21" w14:textId="77777777" w:rsidR="007A5846" w:rsidRDefault="00221F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702EAA0D-FED1-45E7-9D40-EB11A85D3AF7}"/>
    <w:embedBold r:id="rId2" w:fontKey="{A3C0A366-432C-47AB-8936-19D0DC124DFB}"/>
    <w:embedItalic r:id="rId3" w:fontKey="{ADC1DECC-92BB-4C95-BA8F-D6F34E3868C1}"/>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4" w:fontKey="{9B82DE34-E49F-46A8-90F2-7C63C940616C}"/>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fortaa">
    <w:panose1 w:val="020F0603070200060003"/>
    <w:charset w:val="00"/>
    <w:family w:val="auto"/>
    <w:pitch w:val="variable"/>
    <w:sig w:usb0="20000287" w:usb1="00000002" w:usb2="00000000" w:usb3="00000000" w:csb0="0000019F" w:csb1="00000000"/>
    <w:embedRegular r:id="rId5" w:fontKey="{87A1E22D-D62A-4645-A15E-41B7B1A8CF94}"/>
  </w:font>
  <w:font w:name="Century Gothic">
    <w:altName w:val="Century Gothic"/>
    <w:panose1 w:val="020B0502020202020204"/>
    <w:charset w:val="00"/>
    <w:family w:val="swiss"/>
    <w:pitch w:val="variable"/>
    <w:sig w:usb0="00000287" w:usb1="00000000" w:usb2="00000000" w:usb3="00000000" w:csb0="0000009F" w:csb1="00000000"/>
    <w:embedRegular r:id="rId6" w:fontKey="{899FE95F-8E89-45FA-825B-591546F09FC3}"/>
  </w:font>
  <w:font w:name="Cambria">
    <w:panose1 w:val="02040503050406030204"/>
    <w:charset w:val="00"/>
    <w:family w:val="roman"/>
    <w:pitch w:val="variable"/>
    <w:sig w:usb0="E00006FF" w:usb1="420024FF" w:usb2="02000000" w:usb3="00000000" w:csb0="0000019F" w:csb1="00000000"/>
    <w:embedRegular r:id="rId7" w:fontKey="{303994F7-9FD7-4432-8DBE-CEA06D6C87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04994" w14:textId="128ED912" w:rsidR="00DB05E9" w:rsidRDefault="00221F65">
    <w:pPr>
      <w:pStyle w:val="BodyText"/>
      <w:spacing w:line="14" w:lineRule="auto"/>
    </w:pPr>
    <w:r>
      <w:rPr>
        <w:noProof/>
      </w:rPr>
      <w:drawing>
        <wp:anchor distT="0" distB="0" distL="0" distR="0" simplePos="0" relativeHeight="250161152" behindDoc="1" locked="0" layoutInCell="1" allowOverlap="1" wp14:anchorId="0F1B1DB2" wp14:editId="1E4F0145">
          <wp:simplePos x="0" y="0"/>
          <wp:positionH relativeFrom="page">
            <wp:posOffset>827999</wp:posOffset>
          </wp:positionH>
          <wp:positionV relativeFrom="page">
            <wp:posOffset>9989601</wp:posOffset>
          </wp:positionV>
          <wp:extent cx="951294" cy="139647"/>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 cstate="print"/>
                  <a:stretch>
                    <a:fillRect/>
                  </a:stretch>
                </pic:blipFill>
                <pic:spPr>
                  <a:xfrm>
                    <a:off x="0" y="0"/>
                    <a:ext cx="951294" cy="139647"/>
                  </a:xfrm>
                  <a:prstGeom prst="rect">
                    <a:avLst/>
                  </a:prstGeom>
                </pic:spPr>
              </pic:pic>
            </a:graphicData>
          </a:graphic>
        </wp:anchor>
      </w:drawing>
    </w:r>
    <w:r w:rsidR="00663A2D">
      <w:rPr>
        <w:noProof/>
      </w:rPr>
      <mc:AlternateContent>
        <mc:Choice Requires="wps">
          <w:drawing>
            <wp:anchor distT="0" distB="0" distL="114300" distR="114300" simplePos="0" relativeHeight="250162176" behindDoc="1" locked="0" layoutInCell="1" allowOverlap="1" wp14:anchorId="57F0721B" wp14:editId="05BBD960">
              <wp:simplePos x="0" y="0"/>
              <wp:positionH relativeFrom="page">
                <wp:posOffset>828040</wp:posOffset>
              </wp:positionH>
              <wp:positionV relativeFrom="page">
                <wp:posOffset>9867265</wp:posOffset>
              </wp:positionV>
              <wp:extent cx="5904230" cy="0"/>
              <wp:effectExtent l="0" t="0" r="0" b="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4230" cy="0"/>
                      </a:xfrm>
                      <a:prstGeom prst="line">
                        <a:avLst/>
                      </a:prstGeom>
                      <a:noFill/>
                      <a:ln w="6350">
                        <a:solidFill>
                          <a:srgbClr val="93959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A3DFCA" id="Line 3" o:spid="_x0000_s1026" style="position:absolute;z-index:-253154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5.2pt,776.95pt" to="530.1pt,77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" strokecolor="#939598" strokeweight=".5pt">
              <w10:wrap anchorx="page" anchory="page"/>
            </v:line>
          </w:pict>
        </mc:Fallback>
      </mc:AlternateContent>
    </w:r>
    <w:r w:rsidR="00663A2D">
      <w:rPr>
        <w:noProof/>
      </w:rPr>
      <mc:AlternateContent>
        <mc:Choice Requires="wps">
          <w:drawing>
            <wp:anchor distT="0" distB="0" distL="114300" distR="114300" simplePos="0" relativeHeight="250163200" behindDoc="1" locked="0" layoutInCell="1" allowOverlap="1" wp14:anchorId="3E565EEF" wp14:editId="09C3ACBC">
              <wp:simplePos x="0" y="0"/>
              <wp:positionH relativeFrom="page">
                <wp:posOffset>3686810</wp:posOffset>
              </wp:positionH>
              <wp:positionV relativeFrom="page">
                <wp:posOffset>9940925</wp:posOffset>
              </wp:positionV>
              <wp:extent cx="186055" cy="15049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55"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BD2C2" w14:textId="77777777" w:rsidR="00DB05E9" w:rsidRDefault="00221F65">
                          <w:pPr>
                            <w:spacing w:before="20"/>
                            <w:ind w:left="60"/>
                            <w:rPr>
                              <w:rFonts w:ascii="Century Gothic"/>
                              <w:sz w:val="16"/>
                            </w:rPr>
                          </w:pPr>
                          <w:r>
                            <w:fldChar w:fldCharType="begin"/>
                          </w:r>
                          <w:r>
                            <w:rPr>
                              <w:rFonts w:ascii="Century Gothic"/>
                              <w:color w:val="414042"/>
                              <w:sz w:val="16"/>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565EEF" id="_x0000_t202" coordsize="21600,21600" o:spt="202" path="m,l,21600r21600,l21600,xe">
              <v:stroke joinstyle="miter"/>
              <v:path gradientshapeok="t" o:connecttype="rect"/>
            </v:shapetype>
            <v:shape id="Text Box 2" o:spid="_x0000_s1062" type="#_x0000_t202" style="position:absolute;margin-left:290.3pt;margin-top:782.75pt;width:14.65pt;height:11.85pt;z-index:-253153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" filled="f" stroked="f">
              <v:textbox inset="0,0,0,0">
                <w:txbxContent>
                  <w:p w14:paraId="334BD2C2" w14:textId="77777777" w:rsidR="00DB05E9" w:rsidRDefault="00221F65">
                    <w:pPr>
                      <w:spacing w:before="20"/>
                      <w:ind w:left="60"/>
                      <w:rPr>
                        <w:rFonts w:ascii="Century Gothic"/>
                        <w:sz w:val="16"/>
                      </w:rPr>
                    </w:pPr>
                    <w:r>
                      <w:fldChar w:fldCharType="begin"/>
                    </w:r>
                    <w:r>
                      <w:rPr>
                        <w:rFonts w:ascii="Century Gothic"/>
                        <w:color w:val="414042"/>
                        <w:sz w:val="16"/>
                      </w:rPr>
                      <w:instrText xml:space="preserve"> PAGE </w:instrText>
                    </w:r>
                    <w:r>
                      <w:fldChar w:fldCharType="separate"/>
                    </w:r>
                    <w:r>
                      <w:t>10</w:t>
                    </w:r>
                    <w:r>
                      <w:fldChar w:fldCharType="end"/>
                    </w:r>
                  </w:p>
                </w:txbxContent>
              </v:textbox>
              <w10:wrap anchorx="page" anchory="page"/>
            </v:shape>
          </w:pict>
        </mc:Fallback>
      </mc:AlternateContent>
    </w:r>
    <w:r w:rsidR="00663A2D">
      <w:rPr>
        <w:noProof/>
      </w:rPr>
      <mc:AlternateContent>
        <mc:Choice Requires="wps">
          <w:drawing>
            <wp:anchor distT="0" distB="0" distL="114300" distR="114300" simplePos="0" relativeHeight="250164224" behindDoc="1" locked="0" layoutInCell="1" allowOverlap="1" wp14:anchorId="1284CA99" wp14:editId="2A03E84B">
              <wp:simplePos x="0" y="0"/>
              <wp:positionH relativeFrom="page">
                <wp:posOffset>5124450</wp:posOffset>
              </wp:positionH>
              <wp:positionV relativeFrom="page">
                <wp:posOffset>9940925</wp:posOffset>
              </wp:positionV>
              <wp:extent cx="1620520" cy="15049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0520"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CB6BAC" w14:textId="77777777" w:rsidR="00DB05E9" w:rsidRDefault="00221F65">
                          <w:pPr>
                            <w:tabs>
                              <w:tab w:val="left" w:pos="1339"/>
                              <w:tab w:val="left" w:pos="2531"/>
                            </w:tabs>
                            <w:spacing w:before="20"/>
                            <w:ind w:left="20"/>
                            <w:rPr>
                              <w:rFonts w:ascii="Century Gothic"/>
                              <w:sz w:val="16"/>
                            </w:rPr>
                          </w:pPr>
                          <w:r>
                            <w:rPr>
                              <w:rFonts w:ascii="Century Gothic"/>
                              <w:color w:val="414042"/>
                              <w:spacing w:val="2"/>
                              <w:sz w:val="16"/>
                            </w:rPr>
                            <w:t>Landlord</w:t>
                          </w:r>
                          <w:r>
                            <w:rPr>
                              <w:rFonts w:ascii="Century Gothic"/>
                              <w:color w:val="414042"/>
                              <w:spacing w:val="2"/>
                              <w:sz w:val="16"/>
                              <w:u w:val="single" w:color="939598"/>
                            </w:rPr>
                            <w:t xml:space="preserve"> </w:t>
                          </w:r>
                          <w:r>
                            <w:rPr>
                              <w:rFonts w:ascii="Century Gothic"/>
                              <w:color w:val="414042"/>
                              <w:spacing w:val="2"/>
                              <w:sz w:val="16"/>
                              <w:u w:val="single" w:color="939598"/>
                            </w:rPr>
                            <w:tab/>
                          </w:r>
                          <w:r>
                            <w:rPr>
                              <w:rFonts w:ascii="Century Gothic"/>
                              <w:color w:val="414042"/>
                              <w:sz w:val="16"/>
                            </w:rPr>
                            <w:t>Tenant</w:t>
                          </w:r>
                          <w:r>
                            <w:rPr>
                              <w:rFonts w:ascii="Century Gothic"/>
                              <w:color w:val="414042"/>
                              <w:spacing w:val="-4"/>
                              <w:sz w:val="16"/>
                            </w:rPr>
                            <w:t xml:space="preserve"> </w:t>
                          </w:r>
                          <w:r>
                            <w:rPr>
                              <w:rFonts w:ascii="Century Gothic"/>
                              <w:color w:val="414042"/>
                              <w:sz w:val="16"/>
                              <w:u w:val="single" w:color="939598"/>
                            </w:rPr>
                            <w:t xml:space="preserve"> </w:t>
                          </w:r>
                          <w:r>
                            <w:rPr>
                              <w:rFonts w:ascii="Century Gothic"/>
                              <w:color w:val="414042"/>
                              <w:sz w:val="16"/>
                              <w:u w:val="single" w:color="939598"/>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84CA99" id="Text Box 1" o:spid="_x0000_s1063" type="#_x0000_t202" style="position:absolute;margin-left:403.5pt;margin-top:782.75pt;width:127.6pt;height:11.85pt;z-index:-253152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" filled="f" stroked="f">
              <v:textbox inset="0,0,0,0">
                <w:txbxContent>
                  <w:p w14:paraId="1ECB6BAC" w14:textId="77777777" w:rsidR="00DB05E9" w:rsidRDefault="00221F65">
                    <w:pPr>
                      <w:tabs>
                        <w:tab w:val="left" w:pos="1339"/>
                        <w:tab w:val="left" w:pos="2531"/>
                      </w:tabs>
                      <w:spacing w:before="20"/>
                      <w:ind w:left="20"/>
                      <w:rPr>
                        <w:rFonts w:ascii="Century Gothic"/>
                        <w:sz w:val="16"/>
                      </w:rPr>
                    </w:pPr>
                    <w:r>
                      <w:rPr>
                        <w:rFonts w:ascii="Century Gothic"/>
                        <w:color w:val="414042"/>
                        <w:spacing w:val="2"/>
                        <w:sz w:val="16"/>
                      </w:rPr>
                      <w:t>Landlord</w:t>
                    </w:r>
                    <w:r>
                      <w:rPr>
                        <w:rFonts w:ascii="Century Gothic"/>
                        <w:color w:val="414042"/>
                        <w:spacing w:val="2"/>
                        <w:sz w:val="16"/>
                        <w:u w:val="single" w:color="939598"/>
                      </w:rPr>
                      <w:t xml:space="preserve"> </w:t>
                    </w:r>
                    <w:r>
                      <w:rPr>
                        <w:rFonts w:ascii="Century Gothic"/>
                        <w:color w:val="414042"/>
                        <w:spacing w:val="2"/>
                        <w:sz w:val="16"/>
                        <w:u w:val="single" w:color="939598"/>
                      </w:rPr>
                      <w:tab/>
                    </w:r>
                    <w:r>
                      <w:rPr>
                        <w:rFonts w:ascii="Century Gothic"/>
                        <w:color w:val="414042"/>
                        <w:sz w:val="16"/>
                      </w:rPr>
                      <w:t>Tenant</w:t>
                    </w:r>
                    <w:r>
                      <w:rPr>
                        <w:rFonts w:ascii="Century Gothic"/>
                        <w:color w:val="414042"/>
                        <w:spacing w:val="-4"/>
                        <w:sz w:val="16"/>
                      </w:rPr>
                      <w:t xml:space="preserve"> </w:t>
                    </w:r>
                    <w:r>
                      <w:rPr>
                        <w:rFonts w:ascii="Century Gothic"/>
                        <w:color w:val="414042"/>
                        <w:sz w:val="16"/>
                        <w:u w:val="single" w:color="939598"/>
                      </w:rPr>
                      <w:t xml:space="preserve"> </w:t>
                    </w:r>
                    <w:r>
                      <w:rPr>
                        <w:rFonts w:ascii="Century Gothic"/>
                        <w:color w:val="414042"/>
                        <w:sz w:val="16"/>
                        <w:u w:val="single" w:color="939598"/>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A1953" w14:textId="77777777" w:rsidR="007A5846" w:rsidRDefault="00221F65">
      <w:r>
        <w:separator/>
      </w:r>
    </w:p>
  </w:footnote>
  <w:footnote w:type="continuationSeparator" w:id="0">
    <w:p w14:paraId="458DB628" w14:textId="77777777" w:rsidR="007A5846" w:rsidRDefault="00221F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64A38"/>
    <w:multiLevelType w:val="multilevel"/>
    <w:tmpl w:val="8946D164"/>
    <w:styleLink w:val="CurrentList1"/>
    <w:lvl w:ilvl="0">
      <w:start w:val="1"/>
      <w:numFmt w:val="decimal"/>
      <w:lvlText w:val="%1."/>
      <w:lvlJc w:val="left"/>
      <w:pPr>
        <w:ind w:left="321" w:hanging="218"/>
      </w:pPr>
      <w:rPr>
        <w:rFonts w:ascii="Calibri" w:eastAsia="Calibri" w:hAnsi="Calibri" w:cs="Calibri" w:hint="default"/>
        <w:b/>
        <w:bCs/>
        <w:color w:val="231F20"/>
        <w:spacing w:val="0"/>
        <w:w w:val="100"/>
        <w:sz w:val="22"/>
        <w:szCs w:val="22"/>
        <w:lang w:val="en-GB" w:eastAsia="en-GB" w:bidi="en-GB"/>
      </w:rPr>
    </w:lvl>
    <w:lvl w:ilvl="1">
      <w:numFmt w:val="bullet"/>
      <w:lvlText w:val="•"/>
      <w:lvlJc w:val="left"/>
      <w:pPr>
        <w:ind w:left="1240" w:hanging="218"/>
      </w:pPr>
      <w:rPr>
        <w:rFonts w:hint="default"/>
        <w:lang w:val="en-GB" w:eastAsia="en-GB" w:bidi="en-GB"/>
      </w:rPr>
    </w:lvl>
    <w:lvl w:ilvl="2">
      <w:numFmt w:val="bullet"/>
      <w:lvlText w:val="•"/>
      <w:lvlJc w:val="left"/>
      <w:pPr>
        <w:ind w:left="2161" w:hanging="218"/>
      </w:pPr>
      <w:rPr>
        <w:rFonts w:hint="default"/>
        <w:lang w:val="en-GB" w:eastAsia="en-GB" w:bidi="en-GB"/>
      </w:rPr>
    </w:lvl>
    <w:lvl w:ilvl="3">
      <w:numFmt w:val="bullet"/>
      <w:lvlText w:val="•"/>
      <w:lvlJc w:val="left"/>
      <w:pPr>
        <w:ind w:left="3081" w:hanging="218"/>
      </w:pPr>
      <w:rPr>
        <w:rFonts w:hint="default"/>
        <w:lang w:val="en-GB" w:eastAsia="en-GB" w:bidi="en-GB"/>
      </w:rPr>
    </w:lvl>
    <w:lvl w:ilvl="4">
      <w:numFmt w:val="bullet"/>
      <w:lvlText w:val="•"/>
      <w:lvlJc w:val="left"/>
      <w:pPr>
        <w:ind w:left="4002" w:hanging="218"/>
      </w:pPr>
      <w:rPr>
        <w:rFonts w:hint="default"/>
        <w:lang w:val="en-GB" w:eastAsia="en-GB" w:bidi="en-GB"/>
      </w:rPr>
    </w:lvl>
    <w:lvl w:ilvl="5">
      <w:numFmt w:val="bullet"/>
      <w:lvlText w:val="•"/>
      <w:lvlJc w:val="left"/>
      <w:pPr>
        <w:ind w:left="4922" w:hanging="218"/>
      </w:pPr>
      <w:rPr>
        <w:rFonts w:hint="default"/>
        <w:lang w:val="en-GB" w:eastAsia="en-GB" w:bidi="en-GB"/>
      </w:rPr>
    </w:lvl>
    <w:lvl w:ilvl="6">
      <w:numFmt w:val="bullet"/>
      <w:lvlText w:val="•"/>
      <w:lvlJc w:val="left"/>
      <w:pPr>
        <w:ind w:left="5843" w:hanging="218"/>
      </w:pPr>
      <w:rPr>
        <w:rFonts w:hint="default"/>
        <w:lang w:val="en-GB" w:eastAsia="en-GB" w:bidi="en-GB"/>
      </w:rPr>
    </w:lvl>
    <w:lvl w:ilvl="7">
      <w:numFmt w:val="bullet"/>
      <w:lvlText w:val="•"/>
      <w:lvlJc w:val="left"/>
      <w:pPr>
        <w:ind w:left="6763" w:hanging="218"/>
      </w:pPr>
      <w:rPr>
        <w:rFonts w:hint="default"/>
        <w:lang w:val="en-GB" w:eastAsia="en-GB" w:bidi="en-GB"/>
      </w:rPr>
    </w:lvl>
    <w:lvl w:ilvl="8">
      <w:numFmt w:val="bullet"/>
      <w:lvlText w:val="•"/>
      <w:lvlJc w:val="left"/>
      <w:pPr>
        <w:ind w:left="7684" w:hanging="218"/>
      </w:pPr>
      <w:rPr>
        <w:rFonts w:hint="default"/>
        <w:lang w:val="en-GB" w:eastAsia="en-GB" w:bidi="en-GB"/>
      </w:rPr>
    </w:lvl>
  </w:abstractNum>
  <w:abstractNum w:abstractNumId="1" w15:restartNumberingAfterBreak="0">
    <w:nsid w:val="1C4C4425"/>
    <w:multiLevelType w:val="multilevel"/>
    <w:tmpl w:val="7F10F29A"/>
    <w:lvl w:ilvl="0">
      <w:start w:val="5"/>
      <w:numFmt w:val="decimal"/>
      <w:lvlText w:val="%1"/>
      <w:lvlJc w:val="left"/>
      <w:pPr>
        <w:ind w:left="463" w:hanging="360"/>
      </w:pPr>
      <w:rPr>
        <w:rFonts w:hint="default"/>
        <w:color w:val="231F20"/>
      </w:rPr>
    </w:lvl>
    <w:lvl w:ilvl="1">
      <w:start w:val="2"/>
      <w:numFmt w:val="decimal"/>
      <w:isLgl/>
      <w:lvlText w:val="%1.%2"/>
      <w:lvlJc w:val="left"/>
      <w:pPr>
        <w:ind w:left="727" w:hanging="585"/>
      </w:pPr>
      <w:rPr>
        <w:rFonts w:hint="default"/>
      </w:rPr>
    </w:lvl>
    <w:lvl w:ilvl="2">
      <w:start w:val="5"/>
      <w:numFmt w:val="decimal"/>
      <w:isLgl/>
      <w:lvlText w:val="%1.%2.%3"/>
      <w:lvlJc w:val="left"/>
      <w:pPr>
        <w:ind w:left="901" w:hanging="720"/>
      </w:pPr>
      <w:rPr>
        <w:rFonts w:hint="default"/>
      </w:rPr>
    </w:lvl>
    <w:lvl w:ilvl="3">
      <w:start w:val="1"/>
      <w:numFmt w:val="decimal"/>
      <w:isLgl/>
      <w:lvlText w:val="%1.%2.%3.%4"/>
      <w:lvlJc w:val="left"/>
      <w:pPr>
        <w:ind w:left="940" w:hanging="720"/>
      </w:pPr>
      <w:rPr>
        <w:rFonts w:hint="default"/>
      </w:rPr>
    </w:lvl>
    <w:lvl w:ilvl="4">
      <w:start w:val="1"/>
      <w:numFmt w:val="decimal"/>
      <w:isLgl/>
      <w:lvlText w:val="%1.%2.%3.%4.%5"/>
      <w:lvlJc w:val="left"/>
      <w:pPr>
        <w:ind w:left="979" w:hanging="720"/>
      </w:pPr>
      <w:rPr>
        <w:rFonts w:hint="default"/>
      </w:rPr>
    </w:lvl>
    <w:lvl w:ilvl="5">
      <w:start w:val="1"/>
      <w:numFmt w:val="decimal"/>
      <w:isLgl/>
      <w:lvlText w:val="%1.%2.%3.%4.%5.%6"/>
      <w:lvlJc w:val="left"/>
      <w:pPr>
        <w:ind w:left="1378" w:hanging="1080"/>
      </w:pPr>
      <w:rPr>
        <w:rFonts w:hint="default"/>
      </w:rPr>
    </w:lvl>
    <w:lvl w:ilvl="6">
      <w:start w:val="1"/>
      <w:numFmt w:val="decimal"/>
      <w:isLgl/>
      <w:lvlText w:val="%1.%2.%3.%4.%5.%6.%7"/>
      <w:lvlJc w:val="left"/>
      <w:pPr>
        <w:ind w:left="1417" w:hanging="1080"/>
      </w:pPr>
      <w:rPr>
        <w:rFonts w:hint="default"/>
      </w:rPr>
    </w:lvl>
    <w:lvl w:ilvl="7">
      <w:start w:val="1"/>
      <w:numFmt w:val="decimal"/>
      <w:isLgl/>
      <w:lvlText w:val="%1.%2.%3.%4.%5.%6.%7.%8"/>
      <w:lvlJc w:val="left"/>
      <w:pPr>
        <w:ind w:left="1816" w:hanging="1440"/>
      </w:pPr>
      <w:rPr>
        <w:rFonts w:hint="default"/>
      </w:rPr>
    </w:lvl>
    <w:lvl w:ilvl="8">
      <w:start w:val="1"/>
      <w:numFmt w:val="decimal"/>
      <w:isLgl/>
      <w:lvlText w:val="%1.%2.%3.%4.%5.%6.%7.%8.%9"/>
      <w:lvlJc w:val="left"/>
      <w:pPr>
        <w:ind w:left="1855" w:hanging="1440"/>
      </w:pPr>
      <w:rPr>
        <w:rFonts w:hint="default"/>
      </w:rPr>
    </w:lvl>
  </w:abstractNum>
  <w:abstractNum w:abstractNumId="2" w15:restartNumberingAfterBreak="0">
    <w:nsid w:val="209A5AB2"/>
    <w:multiLevelType w:val="hybridMultilevel"/>
    <w:tmpl w:val="50903D20"/>
    <w:lvl w:ilvl="0" w:tplc="7B70E520">
      <w:numFmt w:val="bullet"/>
      <w:lvlText w:val="•"/>
      <w:lvlJc w:val="left"/>
      <w:pPr>
        <w:ind w:left="463" w:hanging="360"/>
      </w:pPr>
      <w:rPr>
        <w:rFonts w:ascii="Palatino Linotype" w:eastAsia="Palatino Linotype" w:hAnsi="Palatino Linotype" w:cs="Palatino Linotype" w:hint="default"/>
        <w:color w:val="231F20"/>
        <w:w w:val="64"/>
        <w:sz w:val="24"/>
        <w:szCs w:val="24"/>
        <w:lang w:val="en-GB" w:eastAsia="en-GB" w:bidi="en-GB"/>
      </w:rPr>
    </w:lvl>
    <w:lvl w:ilvl="1" w:tplc="87E85986">
      <w:numFmt w:val="bullet"/>
      <w:lvlText w:val="•"/>
      <w:lvlJc w:val="left"/>
      <w:pPr>
        <w:ind w:left="1366" w:hanging="360"/>
      </w:pPr>
      <w:rPr>
        <w:rFonts w:hint="default"/>
        <w:lang w:val="en-GB" w:eastAsia="en-GB" w:bidi="en-GB"/>
      </w:rPr>
    </w:lvl>
    <w:lvl w:ilvl="2" w:tplc="E82690F8">
      <w:numFmt w:val="bullet"/>
      <w:lvlText w:val="•"/>
      <w:lvlJc w:val="left"/>
      <w:pPr>
        <w:ind w:left="2273" w:hanging="360"/>
      </w:pPr>
      <w:rPr>
        <w:rFonts w:hint="default"/>
        <w:lang w:val="en-GB" w:eastAsia="en-GB" w:bidi="en-GB"/>
      </w:rPr>
    </w:lvl>
    <w:lvl w:ilvl="3" w:tplc="1C58B1DC">
      <w:numFmt w:val="bullet"/>
      <w:lvlText w:val="•"/>
      <w:lvlJc w:val="left"/>
      <w:pPr>
        <w:ind w:left="3179" w:hanging="360"/>
      </w:pPr>
      <w:rPr>
        <w:rFonts w:hint="default"/>
        <w:lang w:val="en-GB" w:eastAsia="en-GB" w:bidi="en-GB"/>
      </w:rPr>
    </w:lvl>
    <w:lvl w:ilvl="4" w:tplc="E9D6469C">
      <w:numFmt w:val="bullet"/>
      <w:lvlText w:val="•"/>
      <w:lvlJc w:val="left"/>
      <w:pPr>
        <w:ind w:left="4086" w:hanging="360"/>
      </w:pPr>
      <w:rPr>
        <w:rFonts w:hint="default"/>
        <w:lang w:val="en-GB" w:eastAsia="en-GB" w:bidi="en-GB"/>
      </w:rPr>
    </w:lvl>
    <w:lvl w:ilvl="5" w:tplc="1DC8CA18">
      <w:numFmt w:val="bullet"/>
      <w:lvlText w:val="•"/>
      <w:lvlJc w:val="left"/>
      <w:pPr>
        <w:ind w:left="4992" w:hanging="360"/>
      </w:pPr>
      <w:rPr>
        <w:rFonts w:hint="default"/>
        <w:lang w:val="en-GB" w:eastAsia="en-GB" w:bidi="en-GB"/>
      </w:rPr>
    </w:lvl>
    <w:lvl w:ilvl="6" w:tplc="93BAD132">
      <w:numFmt w:val="bullet"/>
      <w:lvlText w:val="•"/>
      <w:lvlJc w:val="left"/>
      <w:pPr>
        <w:ind w:left="5899" w:hanging="360"/>
      </w:pPr>
      <w:rPr>
        <w:rFonts w:hint="default"/>
        <w:lang w:val="en-GB" w:eastAsia="en-GB" w:bidi="en-GB"/>
      </w:rPr>
    </w:lvl>
    <w:lvl w:ilvl="7" w:tplc="09A8AF82">
      <w:numFmt w:val="bullet"/>
      <w:lvlText w:val="•"/>
      <w:lvlJc w:val="left"/>
      <w:pPr>
        <w:ind w:left="6805" w:hanging="360"/>
      </w:pPr>
      <w:rPr>
        <w:rFonts w:hint="default"/>
        <w:lang w:val="en-GB" w:eastAsia="en-GB" w:bidi="en-GB"/>
      </w:rPr>
    </w:lvl>
    <w:lvl w:ilvl="8" w:tplc="A030EDB4">
      <w:numFmt w:val="bullet"/>
      <w:lvlText w:val="•"/>
      <w:lvlJc w:val="left"/>
      <w:pPr>
        <w:ind w:left="7712" w:hanging="360"/>
      </w:pPr>
      <w:rPr>
        <w:rFonts w:hint="default"/>
        <w:lang w:val="en-GB" w:eastAsia="en-GB" w:bidi="en-GB"/>
      </w:rPr>
    </w:lvl>
  </w:abstractNum>
  <w:abstractNum w:abstractNumId="3" w15:restartNumberingAfterBreak="0">
    <w:nsid w:val="309C0B99"/>
    <w:multiLevelType w:val="hybridMultilevel"/>
    <w:tmpl w:val="4A565E18"/>
    <w:lvl w:ilvl="0" w:tplc="08090001">
      <w:start w:val="1"/>
      <w:numFmt w:val="bullet"/>
      <w:lvlText w:val=""/>
      <w:lvlJc w:val="left"/>
      <w:pPr>
        <w:ind w:left="862" w:hanging="360"/>
      </w:pPr>
      <w:rPr>
        <w:rFonts w:ascii="Symbol" w:hAnsi="Symbol" w:hint="default"/>
      </w:rPr>
    </w:lvl>
    <w:lvl w:ilvl="1" w:tplc="08090003">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4" w15:restartNumberingAfterBreak="0">
    <w:nsid w:val="35B35075"/>
    <w:multiLevelType w:val="multilevel"/>
    <w:tmpl w:val="8CDEA686"/>
    <w:lvl w:ilvl="0">
      <w:start w:val="5"/>
      <w:numFmt w:val="decimal"/>
      <w:lvlText w:val="%1."/>
      <w:lvlJc w:val="left"/>
      <w:pPr>
        <w:tabs>
          <w:tab w:val="num" w:pos="720"/>
        </w:tabs>
        <w:ind w:left="720" w:hanging="360"/>
      </w:pPr>
      <w:rPr>
        <w:rFonts w:hint="default"/>
        <w:b/>
        <w:sz w:val="22"/>
      </w:rPr>
    </w:lvl>
    <w:lvl w:ilvl="1">
      <w:start w:val="1"/>
      <w:numFmt w:val="decimal"/>
      <w:isLgl/>
      <w:lvlText w:val="%1.%2"/>
      <w:lvlJc w:val="left"/>
      <w:pPr>
        <w:tabs>
          <w:tab w:val="num" w:pos="1161"/>
        </w:tabs>
        <w:ind w:left="1161" w:hanging="735"/>
      </w:pPr>
      <w:rPr>
        <w:rFonts w:hint="default"/>
        <w:b/>
        <w:sz w:val="22"/>
        <w:szCs w:val="20"/>
      </w:rPr>
    </w:lvl>
    <w:lvl w:ilvl="2">
      <w:start w:val="1"/>
      <w:numFmt w:val="decimal"/>
      <w:isLgl/>
      <w:lvlText w:val="%1.%2.%3"/>
      <w:lvlJc w:val="left"/>
      <w:pPr>
        <w:tabs>
          <w:tab w:val="num" w:pos="1439"/>
        </w:tabs>
        <w:ind w:left="1439" w:hanging="735"/>
      </w:pPr>
      <w:rPr>
        <w:rFonts w:hint="default"/>
        <w:b w:val="0"/>
        <w:bCs/>
        <w:i w:val="0"/>
        <w:sz w:val="20"/>
      </w:rPr>
    </w:lvl>
    <w:lvl w:ilvl="3">
      <w:start w:val="1"/>
      <w:numFmt w:val="decimal"/>
      <w:isLgl/>
      <w:lvlText w:val="%1.%2.%3.%4"/>
      <w:lvlJc w:val="left"/>
      <w:pPr>
        <w:tabs>
          <w:tab w:val="num" w:pos="1611"/>
        </w:tabs>
        <w:ind w:left="1611" w:hanging="735"/>
      </w:pPr>
      <w:rPr>
        <w:rFonts w:hint="default"/>
      </w:rPr>
    </w:lvl>
    <w:lvl w:ilvl="4">
      <w:start w:val="1"/>
      <w:numFmt w:val="decimal"/>
      <w:isLgl/>
      <w:lvlText w:val="%1.%2.%3.%4.%5"/>
      <w:lvlJc w:val="left"/>
      <w:pPr>
        <w:tabs>
          <w:tab w:val="num" w:pos="2128"/>
        </w:tabs>
        <w:ind w:left="2128" w:hanging="1080"/>
      </w:pPr>
      <w:rPr>
        <w:rFonts w:hint="default"/>
      </w:rPr>
    </w:lvl>
    <w:lvl w:ilvl="5">
      <w:start w:val="1"/>
      <w:numFmt w:val="decimal"/>
      <w:isLgl/>
      <w:lvlText w:val="%1.%2.%3.%4.%5.%6"/>
      <w:lvlJc w:val="left"/>
      <w:pPr>
        <w:tabs>
          <w:tab w:val="num" w:pos="2300"/>
        </w:tabs>
        <w:ind w:left="2300" w:hanging="1080"/>
      </w:pPr>
      <w:rPr>
        <w:rFonts w:hint="default"/>
      </w:rPr>
    </w:lvl>
    <w:lvl w:ilvl="6">
      <w:start w:val="1"/>
      <w:numFmt w:val="decimal"/>
      <w:isLgl/>
      <w:lvlText w:val="%1.%2.%3.%4.%5.%6.%7"/>
      <w:lvlJc w:val="left"/>
      <w:pPr>
        <w:tabs>
          <w:tab w:val="num" w:pos="2832"/>
        </w:tabs>
        <w:ind w:left="2832" w:hanging="1440"/>
      </w:pPr>
      <w:rPr>
        <w:rFonts w:hint="default"/>
      </w:rPr>
    </w:lvl>
    <w:lvl w:ilvl="7">
      <w:start w:val="1"/>
      <w:numFmt w:val="decimal"/>
      <w:isLgl/>
      <w:lvlText w:val="%1.%2.%3.%4.%5.%6.%7.%8"/>
      <w:lvlJc w:val="left"/>
      <w:pPr>
        <w:tabs>
          <w:tab w:val="num" w:pos="3004"/>
        </w:tabs>
        <w:ind w:left="3004" w:hanging="1440"/>
      </w:pPr>
      <w:rPr>
        <w:rFonts w:hint="default"/>
      </w:rPr>
    </w:lvl>
    <w:lvl w:ilvl="8">
      <w:start w:val="1"/>
      <w:numFmt w:val="decimal"/>
      <w:isLgl/>
      <w:lvlText w:val="%1.%2.%3.%4.%5.%6.%7.%8.%9"/>
      <w:lvlJc w:val="left"/>
      <w:pPr>
        <w:tabs>
          <w:tab w:val="num" w:pos="3176"/>
        </w:tabs>
        <w:ind w:left="3176" w:hanging="1440"/>
      </w:pPr>
      <w:rPr>
        <w:rFonts w:hint="default"/>
      </w:rPr>
    </w:lvl>
  </w:abstractNum>
  <w:abstractNum w:abstractNumId="5" w15:restartNumberingAfterBreak="0">
    <w:nsid w:val="3A947E17"/>
    <w:multiLevelType w:val="hybridMultilevel"/>
    <w:tmpl w:val="2C3C6650"/>
    <w:lvl w:ilvl="0" w:tplc="0C546B62">
      <w:start w:val="1"/>
      <w:numFmt w:val="decimal"/>
      <w:lvlText w:val="%1.1"/>
      <w:lvlJc w:val="left"/>
      <w:pPr>
        <w:ind w:left="321" w:hanging="218"/>
      </w:pPr>
      <w:rPr>
        <w:rFonts w:ascii="Calibri" w:eastAsia="Calibri" w:hAnsi="Calibri" w:cs="Calibri" w:hint="default"/>
        <w:b/>
        <w:bCs/>
        <w:color w:val="231F20"/>
        <w:spacing w:val="0"/>
        <w:w w:val="100"/>
        <w:sz w:val="22"/>
        <w:szCs w:val="22"/>
        <w:lang w:val="en-GB" w:eastAsia="en-GB" w:bidi="en-GB"/>
      </w:rPr>
    </w:lvl>
    <w:lvl w:ilvl="1" w:tplc="637AA452">
      <w:start w:val="1"/>
      <w:numFmt w:val="decimal"/>
      <w:lvlText w:val="%2."/>
      <w:lvlJc w:val="left"/>
      <w:pPr>
        <w:ind w:left="321" w:hanging="218"/>
      </w:pPr>
      <w:rPr>
        <w:rFonts w:ascii="Calibri" w:eastAsia="Calibri" w:hAnsi="Calibri" w:cs="Calibri" w:hint="default"/>
        <w:b/>
        <w:bCs/>
        <w:color w:val="231F20"/>
        <w:spacing w:val="0"/>
        <w:w w:val="100"/>
        <w:sz w:val="22"/>
        <w:szCs w:val="22"/>
        <w:lang w:val="en-GB" w:eastAsia="en-GB" w:bidi="en-GB"/>
      </w:rPr>
    </w:lvl>
    <w:lvl w:ilvl="2" w:tplc="FFFFFFFF">
      <w:numFmt w:val="bullet"/>
      <w:lvlText w:val="•"/>
      <w:lvlJc w:val="left"/>
      <w:pPr>
        <w:ind w:left="2161" w:hanging="218"/>
      </w:pPr>
      <w:rPr>
        <w:rFonts w:hint="default"/>
        <w:lang w:val="en-GB" w:eastAsia="en-GB" w:bidi="en-GB"/>
      </w:rPr>
    </w:lvl>
    <w:lvl w:ilvl="3" w:tplc="FFFFFFFF">
      <w:numFmt w:val="bullet"/>
      <w:lvlText w:val="•"/>
      <w:lvlJc w:val="left"/>
      <w:pPr>
        <w:ind w:left="3081" w:hanging="218"/>
      </w:pPr>
      <w:rPr>
        <w:rFonts w:hint="default"/>
        <w:lang w:val="en-GB" w:eastAsia="en-GB" w:bidi="en-GB"/>
      </w:rPr>
    </w:lvl>
    <w:lvl w:ilvl="4" w:tplc="FFFFFFFF">
      <w:numFmt w:val="bullet"/>
      <w:lvlText w:val="•"/>
      <w:lvlJc w:val="left"/>
      <w:pPr>
        <w:ind w:left="4002" w:hanging="218"/>
      </w:pPr>
      <w:rPr>
        <w:rFonts w:hint="default"/>
        <w:lang w:val="en-GB" w:eastAsia="en-GB" w:bidi="en-GB"/>
      </w:rPr>
    </w:lvl>
    <w:lvl w:ilvl="5" w:tplc="FFFFFFFF">
      <w:numFmt w:val="bullet"/>
      <w:lvlText w:val="•"/>
      <w:lvlJc w:val="left"/>
      <w:pPr>
        <w:ind w:left="4922" w:hanging="218"/>
      </w:pPr>
      <w:rPr>
        <w:rFonts w:hint="default"/>
        <w:lang w:val="en-GB" w:eastAsia="en-GB" w:bidi="en-GB"/>
      </w:rPr>
    </w:lvl>
    <w:lvl w:ilvl="6" w:tplc="FFFFFFFF">
      <w:numFmt w:val="bullet"/>
      <w:lvlText w:val="•"/>
      <w:lvlJc w:val="left"/>
      <w:pPr>
        <w:ind w:left="5843" w:hanging="218"/>
      </w:pPr>
      <w:rPr>
        <w:rFonts w:hint="default"/>
        <w:lang w:val="en-GB" w:eastAsia="en-GB" w:bidi="en-GB"/>
      </w:rPr>
    </w:lvl>
    <w:lvl w:ilvl="7" w:tplc="FFFFFFFF">
      <w:numFmt w:val="bullet"/>
      <w:lvlText w:val="•"/>
      <w:lvlJc w:val="left"/>
      <w:pPr>
        <w:ind w:left="6763" w:hanging="218"/>
      </w:pPr>
      <w:rPr>
        <w:rFonts w:hint="default"/>
        <w:lang w:val="en-GB" w:eastAsia="en-GB" w:bidi="en-GB"/>
      </w:rPr>
    </w:lvl>
    <w:lvl w:ilvl="8" w:tplc="FFFFFFFF">
      <w:numFmt w:val="bullet"/>
      <w:lvlText w:val="•"/>
      <w:lvlJc w:val="left"/>
      <w:pPr>
        <w:ind w:left="7684" w:hanging="218"/>
      </w:pPr>
      <w:rPr>
        <w:rFonts w:hint="default"/>
        <w:lang w:val="en-GB" w:eastAsia="en-GB" w:bidi="en-GB"/>
      </w:rPr>
    </w:lvl>
  </w:abstractNum>
  <w:abstractNum w:abstractNumId="6" w15:restartNumberingAfterBreak="0">
    <w:nsid w:val="3C45625A"/>
    <w:multiLevelType w:val="multilevel"/>
    <w:tmpl w:val="D2128D76"/>
    <w:lvl w:ilvl="0">
      <w:start w:val="5"/>
      <w:numFmt w:val="decimal"/>
      <w:lvlText w:val="%1"/>
      <w:lvlJc w:val="left"/>
      <w:pPr>
        <w:ind w:left="463" w:hanging="360"/>
      </w:pPr>
      <w:rPr>
        <w:rFonts w:hint="default"/>
        <w:color w:val="231F20"/>
      </w:rPr>
    </w:lvl>
    <w:lvl w:ilvl="1">
      <w:start w:val="2"/>
      <w:numFmt w:val="decimal"/>
      <w:isLgl/>
      <w:lvlText w:val="%1.%2"/>
      <w:lvlJc w:val="left"/>
      <w:pPr>
        <w:ind w:left="727" w:hanging="585"/>
      </w:pPr>
      <w:rPr>
        <w:rFonts w:hint="default"/>
      </w:rPr>
    </w:lvl>
    <w:lvl w:ilvl="2">
      <w:start w:val="1"/>
      <w:numFmt w:val="decimal"/>
      <w:isLgl/>
      <w:lvlText w:val="%1.%2.%3"/>
      <w:lvlJc w:val="left"/>
      <w:pPr>
        <w:ind w:left="901" w:hanging="720"/>
      </w:pPr>
      <w:rPr>
        <w:rFonts w:hint="default"/>
      </w:rPr>
    </w:lvl>
    <w:lvl w:ilvl="3">
      <w:start w:val="1"/>
      <w:numFmt w:val="decimal"/>
      <w:isLgl/>
      <w:lvlText w:val="%1.%2.%3.%4"/>
      <w:lvlJc w:val="left"/>
      <w:pPr>
        <w:ind w:left="940" w:hanging="720"/>
      </w:pPr>
      <w:rPr>
        <w:rFonts w:hint="default"/>
      </w:rPr>
    </w:lvl>
    <w:lvl w:ilvl="4">
      <w:start w:val="1"/>
      <w:numFmt w:val="decimal"/>
      <w:isLgl/>
      <w:lvlText w:val="%1.%2.%3.%4.%5"/>
      <w:lvlJc w:val="left"/>
      <w:pPr>
        <w:ind w:left="979" w:hanging="720"/>
      </w:pPr>
      <w:rPr>
        <w:rFonts w:hint="default"/>
      </w:rPr>
    </w:lvl>
    <w:lvl w:ilvl="5">
      <w:start w:val="1"/>
      <w:numFmt w:val="decimal"/>
      <w:isLgl/>
      <w:lvlText w:val="%1.%2.%3.%4.%5.%6"/>
      <w:lvlJc w:val="left"/>
      <w:pPr>
        <w:ind w:left="1378" w:hanging="1080"/>
      </w:pPr>
      <w:rPr>
        <w:rFonts w:hint="default"/>
      </w:rPr>
    </w:lvl>
    <w:lvl w:ilvl="6">
      <w:start w:val="1"/>
      <w:numFmt w:val="decimal"/>
      <w:isLgl/>
      <w:lvlText w:val="%1.%2.%3.%4.%5.%6.%7"/>
      <w:lvlJc w:val="left"/>
      <w:pPr>
        <w:ind w:left="1417" w:hanging="1080"/>
      </w:pPr>
      <w:rPr>
        <w:rFonts w:hint="default"/>
      </w:rPr>
    </w:lvl>
    <w:lvl w:ilvl="7">
      <w:start w:val="1"/>
      <w:numFmt w:val="decimal"/>
      <w:isLgl/>
      <w:lvlText w:val="%1.%2.%3.%4.%5.%6.%7.%8"/>
      <w:lvlJc w:val="left"/>
      <w:pPr>
        <w:ind w:left="1816" w:hanging="1440"/>
      </w:pPr>
      <w:rPr>
        <w:rFonts w:hint="default"/>
      </w:rPr>
    </w:lvl>
    <w:lvl w:ilvl="8">
      <w:start w:val="1"/>
      <w:numFmt w:val="decimal"/>
      <w:isLgl/>
      <w:lvlText w:val="%1.%2.%3.%4.%5.%6.%7.%8.%9"/>
      <w:lvlJc w:val="left"/>
      <w:pPr>
        <w:ind w:left="1855" w:hanging="1440"/>
      </w:pPr>
      <w:rPr>
        <w:rFonts w:hint="default"/>
      </w:rPr>
    </w:lvl>
  </w:abstractNum>
  <w:abstractNum w:abstractNumId="7" w15:restartNumberingAfterBreak="0">
    <w:nsid w:val="4C95298E"/>
    <w:multiLevelType w:val="multilevel"/>
    <w:tmpl w:val="CCFC6CB8"/>
    <w:lvl w:ilvl="0">
      <w:start w:val="6"/>
      <w:numFmt w:val="decimal"/>
      <w:lvlText w:val="%1"/>
      <w:lvlJc w:val="left"/>
      <w:pPr>
        <w:ind w:left="360" w:hanging="360"/>
      </w:pPr>
      <w:rPr>
        <w:rFonts w:hint="default"/>
        <w:b/>
      </w:rPr>
    </w:lvl>
    <w:lvl w:ilvl="1">
      <w:start w:val="2"/>
      <w:numFmt w:val="decimal"/>
      <w:lvlText w:val="%1.%2"/>
      <w:lvlJc w:val="left"/>
      <w:pPr>
        <w:ind w:left="927" w:hanging="360"/>
      </w:pPr>
      <w:rPr>
        <w:rFonts w:hint="default"/>
        <w:b/>
      </w:rPr>
    </w:lvl>
    <w:lvl w:ilvl="2">
      <w:start w:val="1"/>
      <w:numFmt w:val="decimal"/>
      <w:lvlText w:val="%1.%2.%3"/>
      <w:lvlJc w:val="left"/>
      <w:pPr>
        <w:ind w:left="1996" w:hanging="720"/>
      </w:pPr>
      <w:rPr>
        <w:rFonts w:hint="default"/>
        <w:b/>
      </w:rPr>
    </w:lvl>
    <w:lvl w:ilvl="3">
      <w:start w:val="1"/>
      <w:numFmt w:val="decimal"/>
      <w:lvlText w:val="%1.%2.%3.%4"/>
      <w:lvlJc w:val="left"/>
      <w:pPr>
        <w:ind w:left="4548" w:hanging="720"/>
      </w:pPr>
      <w:rPr>
        <w:rFonts w:hint="default"/>
        <w:b/>
      </w:rPr>
    </w:lvl>
    <w:lvl w:ilvl="4">
      <w:start w:val="1"/>
      <w:numFmt w:val="decimal"/>
      <w:lvlText w:val="%1.%2.%3.%4.%5"/>
      <w:lvlJc w:val="left"/>
      <w:pPr>
        <w:ind w:left="6184" w:hanging="1080"/>
      </w:pPr>
      <w:rPr>
        <w:rFonts w:hint="default"/>
        <w:b/>
      </w:rPr>
    </w:lvl>
    <w:lvl w:ilvl="5">
      <w:start w:val="1"/>
      <w:numFmt w:val="decimal"/>
      <w:lvlText w:val="%1.%2.%3.%4.%5.%6"/>
      <w:lvlJc w:val="left"/>
      <w:pPr>
        <w:ind w:left="7460" w:hanging="1080"/>
      </w:pPr>
      <w:rPr>
        <w:rFonts w:hint="default"/>
        <w:b/>
      </w:rPr>
    </w:lvl>
    <w:lvl w:ilvl="6">
      <w:start w:val="1"/>
      <w:numFmt w:val="decimal"/>
      <w:lvlText w:val="%1.%2.%3.%4.%5.%6.%7"/>
      <w:lvlJc w:val="left"/>
      <w:pPr>
        <w:ind w:left="9096" w:hanging="1440"/>
      </w:pPr>
      <w:rPr>
        <w:rFonts w:hint="default"/>
        <w:b/>
      </w:rPr>
    </w:lvl>
    <w:lvl w:ilvl="7">
      <w:start w:val="1"/>
      <w:numFmt w:val="decimal"/>
      <w:lvlText w:val="%1.%2.%3.%4.%5.%6.%7.%8"/>
      <w:lvlJc w:val="left"/>
      <w:pPr>
        <w:ind w:left="10372" w:hanging="1440"/>
      </w:pPr>
      <w:rPr>
        <w:rFonts w:hint="default"/>
        <w:b/>
      </w:rPr>
    </w:lvl>
    <w:lvl w:ilvl="8">
      <w:start w:val="1"/>
      <w:numFmt w:val="decimal"/>
      <w:lvlText w:val="%1.%2.%3.%4.%5.%6.%7.%8.%9"/>
      <w:lvlJc w:val="left"/>
      <w:pPr>
        <w:ind w:left="12008" w:hanging="1800"/>
      </w:pPr>
      <w:rPr>
        <w:rFonts w:hint="default"/>
        <w:b/>
      </w:rPr>
    </w:lvl>
  </w:abstractNum>
  <w:abstractNum w:abstractNumId="8" w15:restartNumberingAfterBreak="0">
    <w:nsid w:val="51F612E2"/>
    <w:multiLevelType w:val="hybridMultilevel"/>
    <w:tmpl w:val="DFE4E256"/>
    <w:lvl w:ilvl="0" w:tplc="22C65060">
      <w:start w:val="1"/>
      <w:numFmt w:val="decimal"/>
      <w:lvlText w:val="%1.1"/>
      <w:lvlJc w:val="left"/>
      <w:pPr>
        <w:ind w:left="321" w:hanging="218"/>
      </w:pPr>
      <w:rPr>
        <w:rFonts w:ascii="Calibri" w:eastAsia="Calibri" w:hAnsi="Calibri" w:cs="Calibri" w:hint="default"/>
        <w:b/>
        <w:bCs/>
        <w:color w:val="231F20"/>
        <w:spacing w:val="0"/>
        <w:w w:val="100"/>
        <w:sz w:val="22"/>
        <w:szCs w:val="22"/>
        <w:lang w:val="en-GB" w:eastAsia="en-GB" w:bidi="en-GB"/>
      </w:rPr>
    </w:lvl>
    <w:lvl w:ilvl="1" w:tplc="FFFFFFFF">
      <w:start w:val="1"/>
      <w:numFmt w:val="decimal"/>
      <w:lvlText w:val="%2."/>
      <w:lvlJc w:val="left"/>
      <w:pPr>
        <w:ind w:left="321" w:hanging="218"/>
      </w:pPr>
      <w:rPr>
        <w:rFonts w:ascii="Calibri" w:eastAsia="Calibri" w:hAnsi="Calibri" w:cs="Calibri" w:hint="default"/>
        <w:b/>
        <w:bCs/>
        <w:color w:val="231F20"/>
        <w:spacing w:val="0"/>
        <w:w w:val="100"/>
        <w:sz w:val="22"/>
        <w:szCs w:val="22"/>
        <w:lang w:val="en-GB" w:eastAsia="en-GB" w:bidi="en-GB"/>
      </w:rPr>
    </w:lvl>
    <w:lvl w:ilvl="2" w:tplc="FFFFFFFF">
      <w:numFmt w:val="bullet"/>
      <w:lvlText w:val="•"/>
      <w:lvlJc w:val="left"/>
      <w:pPr>
        <w:ind w:left="2161" w:hanging="218"/>
      </w:pPr>
      <w:rPr>
        <w:rFonts w:hint="default"/>
        <w:lang w:val="en-GB" w:eastAsia="en-GB" w:bidi="en-GB"/>
      </w:rPr>
    </w:lvl>
    <w:lvl w:ilvl="3" w:tplc="FFFFFFFF">
      <w:numFmt w:val="bullet"/>
      <w:lvlText w:val="•"/>
      <w:lvlJc w:val="left"/>
      <w:pPr>
        <w:ind w:left="3081" w:hanging="218"/>
      </w:pPr>
      <w:rPr>
        <w:rFonts w:hint="default"/>
        <w:lang w:val="en-GB" w:eastAsia="en-GB" w:bidi="en-GB"/>
      </w:rPr>
    </w:lvl>
    <w:lvl w:ilvl="4" w:tplc="FFFFFFFF">
      <w:numFmt w:val="bullet"/>
      <w:lvlText w:val="•"/>
      <w:lvlJc w:val="left"/>
      <w:pPr>
        <w:ind w:left="4002" w:hanging="218"/>
      </w:pPr>
      <w:rPr>
        <w:rFonts w:hint="default"/>
        <w:lang w:val="en-GB" w:eastAsia="en-GB" w:bidi="en-GB"/>
      </w:rPr>
    </w:lvl>
    <w:lvl w:ilvl="5" w:tplc="FFFFFFFF">
      <w:numFmt w:val="bullet"/>
      <w:lvlText w:val="•"/>
      <w:lvlJc w:val="left"/>
      <w:pPr>
        <w:ind w:left="4922" w:hanging="218"/>
      </w:pPr>
      <w:rPr>
        <w:rFonts w:hint="default"/>
        <w:lang w:val="en-GB" w:eastAsia="en-GB" w:bidi="en-GB"/>
      </w:rPr>
    </w:lvl>
    <w:lvl w:ilvl="6" w:tplc="FFFFFFFF">
      <w:numFmt w:val="bullet"/>
      <w:lvlText w:val="•"/>
      <w:lvlJc w:val="left"/>
      <w:pPr>
        <w:ind w:left="5843" w:hanging="218"/>
      </w:pPr>
      <w:rPr>
        <w:rFonts w:hint="default"/>
        <w:lang w:val="en-GB" w:eastAsia="en-GB" w:bidi="en-GB"/>
      </w:rPr>
    </w:lvl>
    <w:lvl w:ilvl="7" w:tplc="FFFFFFFF">
      <w:numFmt w:val="bullet"/>
      <w:lvlText w:val="•"/>
      <w:lvlJc w:val="left"/>
      <w:pPr>
        <w:ind w:left="6763" w:hanging="218"/>
      </w:pPr>
      <w:rPr>
        <w:rFonts w:hint="default"/>
        <w:lang w:val="en-GB" w:eastAsia="en-GB" w:bidi="en-GB"/>
      </w:rPr>
    </w:lvl>
    <w:lvl w:ilvl="8" w:tplc="FFFFFFFF">
      <w:numFmt w:val="bullet"/>
      <w:lvlText w:val="•"/>
      <w:lvlJc w:val="left"/>
      <w:pPr>
        <w:ind w:left="7684" w:hanging="218"/>
      </w:pPr>
      <w:rPr>
        <w:rFonts w:hint="default"/>
        <w:lang w:val="en-GB" w:eastAsia="en-GB" w:bidi="en-GB"/>
      </w:rPr>
    </w:lvl>
  </w:abstractNum>
  <w:abstractNum w:abstractNumId="9" w15:restartNumberingAfterBreak="0">
    <w:nsid w:val="54285654"/>
    <w:multiLevelType w:val="multilevel"/>
    <w:tmpl w:val="7012D9E2"/>
    <w:lvl w:ilvl="0">
      <w:start w:val="7"/>
      <w:numFmt w:val="decimal"/>
      <w:lvlText w:val="%1"/>
      <w:lvlJc w:val="left"/>
      <w:pPr>
        <w:ind w:left="360" w:hanging="360"/>
      </w:pPr>
      <w:rPr>
        <w:rFonts w:hint="default"/>
        <w:b/>
      </w:rPr>
    </w:lvl>
    <w:lvl w:ilvl="1">
      <w:start w:val="1"/>
      <w:numFmt w:val="decimal"/>
      <w:lvlText w:val="%1.%2"/>
      <w:lvlJc w:val="left"/>
      <w:pPr>
        <w:ind w:left="1211" w:hanging="360"/>
      </w:pPr>
      <w:rPr>
        <w:rFonts w:hint="default"/>
        <w:b/>
        <w:sz w:val="22"/>
        <w:szCs w:val="22"/>
      </w:rPr>
    </w:lvl>
    <w:lvl w:ilvl="2">
      <w:start w:val="1"/>
      <w:numFmt w:val="decimal"/>
      <w:lvlText w:val="%1.%2.%3"/>
      <w:lvlJc w:val="left"/>
      <w:pPr>
        <w:ind w:left="1996" w:hanging="720"/>
      </w:pPr>
      <w:rPr>
        <w:rFonts w:hint="default"/>
        <w:b w:val="0"/>
        <w:bCs/>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57D663D1"/>
    <w:multiLevelType w:val="multilevel"/>
    <w:tmpl w:val="D2128D76"/>
    <w:lvl w:ilvl="0">
      <w:start w:val="5"/>
      <w:numFmt w:val="decimal"/>
      <w:lvlText w:val="%1"/>
      <w:lvlJc w:val="left"/>
      <w:pPr>
        <w:ind w:left="463" w:hanging="360"/>
      </w:pPr>
      <w:rPr>
        <w:rFonts w:hint="default"/>
        <w:color w:val="231F20"/>
      </w:rPr>
    </w:lvl>
    <w:lvl w:ilvl="1">
      <w:start w:val="2"/>
      <w:numFmt w:val="decimal"/>
      <w:isLgl/>
      <w:lvlText w:val="%1.%2"/>
      <w:lvlJc w:val="left"/>
      <w:pPr>
        <w:ind w:left="727" w:hanging="585"/>
      </w:pPr>
      <w:rPr>
        <w:rFonts w:hint="default"/>
      </w:rPr>
    </w:lvl>
    <w:lvl w:ilvl="2">
      <w:start w:val="1"/>
      <w:numFmt w:val="decimal"/>
      <w:isLgl/>
      <w:lvlText w:val="%1.%2.%3"/>
      <w:lvlJc w:val="left"/>
      <w:pPr>
        <w:ind w:left="901" w:hanging="720"/>
      </w:pPr>
      <w:rPr>
        <w:rFonts w:hint="default"/>
      </w:rPr>
    </w:lvl>
    <w:lvl w:ilvl="3">
      <w:start w:val="1"/>
      <w:numFmt w:val="decimal"/>
      <w:isLgl/>
      <w:lvlText w:val="%1.%2.%3.%4"/>
      <w:lvlJc w:val="left"/>
      <w:pPr>
        <w:ind w:left="940" w:hanging="720"/>
      </w:pPr>
      <w:rPr>
        <w:rFonts w:hint="default"/>
      </w:rPr>
    </w:lvl>
    <w:lvl w:ilvl="4">
      <w:start w:val="1"/>
      <w:numFmt w:val="decimal"/>
      <w:isLgl/>
      <w:lvlText w:val="%1.%2.%3.%4.%5"/>
      <w:lvlJc w:val="left"/>
      <w:pPr>
        <w:ind w:left="979" w:hanging="720"/>
      </w:pPr>
      <w:rPr>
        <w:rFonts w:hint="default"/>
      </w:rPr>
    </w:lvl>
    <w:lvl w:ilvl="5">
      <w:start w:val="1"/>
      <w:numFmt w:val="decimal"/>
      <w:isLgl/>
      <w:lvlText w:val="%1.%2.%3.%4.%5.%6"/>
      <w:lvlJc w:val="left"/>
      <w:pPr>
        <w:ind w:left="1378" w:hanging="1080"/>
      </w:pPr>
      <w:rPr>
        <w:rFonts w:hint="default"/>
      </w:rPr>
    </w:lvl>
    <w:lvl w:ilvl="6">
      <w:start w:val="1"/>
      <w:numFmt w:val="decimal"/>
      <w:isLgl/>
      <w:lvlText w:val="%1.%2.%3.%4.%5.%6.%7"/>
      <w:lvlJc w:val="left"/>
      <w:pPr>
        <w:ind w:left="1417" w:hanging="1080"/>
      </w:pPr>
      <w:rPr>
        <w:rFonts w:hint="default"/>
      </w:rPr>
    </w:lvl>
    <w:lvl w:ilvl="7">
      <w:start w:val="1"/>
      <w:numFmt w:val="decimal"/>
      <w:isLgl/>
      <w:lvlText w:val="%1.%2.%3.%4.%5.%6.%7.%8"/>
      <w:lvlJc w:val="left"/>
      <w:pPr>
        <w:ind w:left="1816" w:hanging="1440"/>
      </w:pPr>
      <w:rPr>
        <w:rFonts w:hint="default"/>
      </w:rPr>
    </w:lvl>
    <w:lvl w:ilvl="8">
      <w:start w:val="1"/>
      <w:numFmt w:val="decimal"/>
      <w:isLgl/>
      <w:lvlText w:val="%1.%2.%3.%4.%5.%6.%7.%8.%9"/>
      <w:lvlJc w:val="left"/>
      <w:pPr>
        <w:ind w:left="1855" w:hanging="1440"/>
      </w:pPr>
      <w:rPr>
        <w:rFonts w:hint="default"/>
      </w:rPr>
    </w:lvl>
  </w:abstractNum>
  <w:abstractNum w:abstractNumId="11" w15:restartNumberingAfterBreak="0">
    <w:nsid w:val="62691400"/>
    <w:multiLevelType w:val="hybridMultilevel"/>
    <w:tmpl w:val="8B1E7CC6"/>
    <w:lvl w:ilvl="0" w:tplc="25DA826C">
      <w:start w:val="1"/>
      <w:numFmt w:val="decimal"/>
      <w:lvlText w:val="%1."/>
      <w:lvlJc w:val="left"/>
      <w:pPr>
        <w:ind w:left="321" w:hanging="218"/>
      </w:pPr>
      <w:rPr>
        <w:rFonts w:ascii="Calibri" w:eastAsia="Calibri" w:hAnsi="Calibri" w:cs="Calibri" w:hint="default"/>
        <w:b/>
        <w:bCs/>
        <w:color w:val="231F20"/>
        <w:spacing w:val="0"/>
        <w:w w:val="100"/>
        <w:sz w:val="22"/>
        <w:szCs w:val="22"/>
        <w:lang w:val="en-GB" w:eastAsia="en-GB" w:bidi="en-GB"/>
      </w:rPr>
    </w:lvl>
    <w:lvl w:ilvl="1" w:tplc="FFFFFFFF">
      <w:numFmt w:val="bullet"/>
      <w:lvlText w:val="•"/>
      <w:lvlJc w:val="left"/>
      <w:pPr>
        <w:ind w:left="1240" w:hanging="218"/>
      </w:pPr>
      <w:rPr>
        <w:rFonts w:hint="default"/>
        <w:lang w:val="en-GB" w:eastAsia="en-GB" w:bidi="en-GB"/>
      </w:rPr>
    </w:lvl>
    <w:lvl w:ilvl="2" w:tplc="FFFFFFFF">
      <w:numFmt w:val="bullet"/>
      <w:lvlText w:val="•"/>
      <w:lvlJc w:val="left"/>
      <w:pPr>
        <w:ind w:left="2161" w:hanging="218"/>
      </w:pPr>
      <w:rPr>
        <w:rFonts w:hint="default"/>
        <w:lang w:val="en-GB" w:eastAsia="en-GB" w:bidi="en-GB"/>
      </w:rPr>
    </w:lvl>
    <w:lvl w:ilvl="3" w:tplc="FFFFFFFF">
      <w:numFmt w:val="bullet"/>
      <w:lvlText w:val="•"/>
      <w:lvlJc w:val="left"/>
      <w:pPr>
        <w:ind w:left="3081" w:hanging="218"/>
      </w:pPr>
      <w:rPr>
        <w:rFonts w:hint="default"/>
        <w:lang w:val="en-GB" w:eastAsia="en-GB" w:bidi="en-GB"/>
      </w:rPr>
    </w:lvl>
    <w:lvl w:ilvl="4" w:tplc="FFFFFFFF">
      <w:numFmt w:val="bullet"/>
      <w:lvlText w:val="•"/>
      <w:lvlJc w:val="left"/>
      <w:pPr>
        <w:ind w:left="4002" w:hanging="218"/>
      </w:pPr>
      <w:rPr>
        <w:rFonts w:hint="default"/>
        <w:lang w:val="en-GB" w:eastAsia="en-GB" w:bidi="en-GB"/>
      </w:rPr>
    </w:lvl>
    <w:lvl w:ilvl="5" w:tplc="FFFFFFFF">
      <w:numFmt w:val="bullet"/>
      <w:lvlText w:val="•"/>
      <w:lvlJc w:val="left"/>
      <w:pPr>
        <w:ind w:left="4922" w:hanging="218"/>
      </w:pPr>
      <w:rPr>
        <w:rFonts w:hint="default"/>
        <w:lang w:val="en-GB" w:eastAsia="en-GB" w:bidi="en-GB"/>
      </w:rPr>
    </w:lvl>
    <w:lvl w:ilvl="6" w:tplc="FFFFFFFF">
      <w:numFmt w:val="bullet"/>
      <w:lvlText w:val="•"/>
      <w:lvlJc w:val="left"/>
      <w:pPr>
        <w:ind w:left="5843" w:hanging="218"/>
      </w:pPr>
      <w:rPr>
        <w:rFonts w:hint="default"/>
        <w:lang w:val="en-GB" w:eastAsia="en-GB" w:bidi="en-GB"/>
      </w:rPr>
    </w:lvl>
    <w:lvl w:ilvl="7" w:tplc="FFFFFFFF">
      <w:numFmt w:val="bullet"/>
      <w:lvlText w:val="•"/>
      <w:lvlJc w:val="left"/>
      <w:pPr>
        <w:ind w:left="6763" w:hanging="218"/>
      </w:pPr>
      <w:rPr>
        <w:rFonts w:hint="default"/>
        <w:lang w:val="en-GB" w:eastAsia="en-GB" w:bidi="en-GB"/>
      </w:rPr>
    </w:lvl>
    <w:lvl w:ilvl="8" w:tplc="FFFFFFFF">
      <w:numFmt w:val="bullet"/>
      <w:lvlText w:val="•"/>
      <w:lvlJc w:val="left"/>
      <w:pPr>
        <w:ind w:left="7684" w:hanging="218"/>
      </w:pPr>
      <w:rPr>
        <w:rFonts w:hint="default"/>
        <w:lang w:val="en-GB" w:eastAsia="en-GB" w:bidi="en-GB"/>
      </w:rPr>
    </w:lvl>
  </w:abstractNum>
  <w:abstractNum w:abstractNumId="12" w15:restartNumberingAfterBreak="0">
    <w:nsid w:val="636F77F8"/>
    <w:multiLevelType w:val="hybridMultilevel"/>
    <w:tmpl w:val="8946D164"/>
    <w:lvl w:ilvl="0" w:tplc="637AA452">
      <w:start w:val="1"/>
      <w:numFmt w:val="decimal"/>
      <w:lvlText w:val="%1."/>
      <w:lvlJc w:val="left"/>
      <w:pPr>
        <w:ind w:left="321" w:hanging="218"/>
      </w:pPr>
      <w:rPr>
        <w:rFonts w:ascii="Calibri" w:eastAsia="Calibri" w:hAnsi="Calibri" w:cs="Calibri" w:hint="default"/>
        <w:b/>
        <w:bCs/>
        <w:color w:val="231F20"/>
        <w:spacing w:val="0"/>
        <w:w w:val="100"/>
        <w:sz w:val="22"/>
        <w:szCs w:val="22"/>
        <w:lang w:val="en-GB" w:eastAsia="en-GB" w:bidi="en-GB"/>
      </w:rPr>
    </w:lvl>
    <w:lvl w:ilvl="1" w:tplc="4E78CC5E">
      <w:numFmt w:val="bullet"/>
      <w:lvlText w:val="•"/>
      <w:lvlJc w:val="left"/>
      <w:pPr>
        <w:ind w:left="1240" w:hanging="218"/>
      </w:pPr>
      <w:rPr>
        <w:rFonts w:hint="default"/>
        <w:lang w:val="en-GB" w:eastAsia="en-GB" w:bidi="en-GB"/>
      </w:rPr>
    </w:lvl>
    <w:lvl w:ilvl="2" w:tplc="AF9A2A72">
      <w:numFmt w:val="bullet"/>
      <w:lvlText w:val="•"/>
      <w:lvlJc w:val="left"/>
      <w:pPr>
        <w:ind w:left="2161" w:hanging="218"/>
      </w:pPr>
      <w:rPr>
        <w:rFonts w:hint="default"/>
        <w:lang w:val="en-GB" w:eastAsia="en-GB" w:bidi="en-GB"/>
      </w:rPr>
    </w:lvl>
    <w:lvl w:ilvl="3" w:tplc="B2726FFC">
      <w:numFmt w:val="bullet"/>
      <w:lvlText w:val="•"/>
      <w:lvlJc w:val="left"/>
      <w:pPr>
        <w:ind w:left="3081" w:hanging="218"/>
      </w:pPr>
      <w:rPr>
        <w:rFonts w:hint="default"/>
        <w:lang w:val="en-GB" w:eastAsia="en-GB" w:bidi="en-GB"/>
      </w:rPr>
    </w:lvl>
    <w:lvl w:ilvl="4" w:tplc="95C07DF4">
      <w:numFmt w:val="bullet"/>
      <w:lvlText w:val="•"/>
      <w:lvlJc w:val="left"/>
      <w:pPr>
        <w:ind w:left="4002" w:hanging="218"/>
      </w:pPr>
      <w:rPr>
        <w:rFonts w:hint="default"/>
        <w:lang w:val="en-GB" w:eastAsia="en-GB" w:bidi="en-GB"/>
      </w:rPr>
    </w:lvl>
    <w:lvl w:ilvl="5" w:tplc="75F4B230">
      <w:numFmt w:val="bullet"/>
      <w:lvlText w:val="•"/>
      <w:lvlJc w:val="left"/>
      <w:pPr>
        <w:ind w:left="4922" w:hanging="218"/>
      </w:pPr>
      <w:rPr>
        <w:rFonts w:hint="default"/>
        <w:lang w:val="en-GB" w:eastAsia="en-GB" w:bidi="en-GB"/>
      </w:rPr>
    </w:lvl>
    <w:lvl w:ilvl="6" w:tplc="63E23742">
      <w:numFmt w:val="bullet"/>
      <w:lvlText w:val="•"/>
      <w:lvlJc w:val="left"/>
      <w:pPr>
        <w:ind w:left="5843" w:hanging="218"/>
      </w:pPr>
      <w:rPr>
        <w:rFonts w:hint="default"/>
        <w:lang w:val="en-GB" w:eastAsia="en-GB" w:bidi="en-GB"/>
      </w:rPr>
    </w:lvl>
    <w:lvl w:ilvl="7" w:tplc="4F166884">
      <w:numFmt w:val="bullet"/>
      <w:lvlText w:val="•"/>
      <w:lvlJc w:val="left"/>
      <w:pPr>
        <w:ind w:left="6763" w:hanging="218"/>
      </w:pPr>
      <w:rPr>
        <w:rFonts w:hint="default"/>
        <w:lang w:val="en-GB" w:eastAsia="en-GB" w:bidi="en-GB"/>
      </w:rPr>
    </w:lvl>
    <w:lvl w:ilvl="8" w:tplc="04A473AA">
      <w:numFmt w:val="bullet"/>
      <w:lvlText w:val="•"/>
      <w:lvlJc w:val="left"/>
      <w:pPr>
        <w:ind w:left="7684" w:hanging="218"/>
      </w:pPr>
      <w:rPr>
        <w:rFonts w:hint="default"/>
        <w:lang w:val="en-GB" w:eastAsia="en-GB" w:bidi="en-GB"/>
      </w:rPr>
    </w:lvl>
  </w:abstractNum>
  <w:abstractNum w:abstractNumId="13" w15:restartNumberingAfterBreak="0">
    <w:nsid w:val="644857F8"/>
    <w:multiLevelType w:val="multilevel"/>
    <w:tmpl w:val="01CA1CFA"/>
    <w:lvl w:ilvl="0">
      <w:start w:val="7"/>
      <w:numFmt w:val="decimal"/>
      <w:lvlText w:val="%1"/>
      <w:lvlJc w:val="left"/>
      <w:pPr>
        <w:tabs>
          <w:tab w:val="num" w:pos="540"/>
        </w:tabs>
        <w:ind w:left="540" w:hanging="540"/>
      </w:pPr>
      <w:rPr>
        <w:rFonts w:hint="default"/>
        <w:b/>
        <w:sz w:val="22"/>
      </w:rPr>
    </w:lvl>
    <w:lvl w:ilvl="1">
      <w:start w:val="12"/>
      <w:numFmt w:val="decimal"/>
      <w:lvlText w:val="%1.%2"/>
      <w:lvlJc w:val="left"/>
      <w:pPr>
        <w:tabs>
          <w:tab w:val="num" w:pos="1249"/>
        </w:tabs>
        <w:ind w:left="1249" w:hanging="540"/>
      </w:pPr>
      <w:rPr>
        <w:rFonts w:hint="default"/>
      </w:rPr>
    </w:lvl>
    <w:lvl w:ilvl="2">
      <w:start w:val="1"/>
      <w:numFmt w:val="decimal"/>
      <w:lvlText w:val="%1.%2.%3"/>
      <w:lvlJc w:val="left"/>
      <w:pPr>
        <w:tabs>
          <w:tab w:val="num" w:pos="2138"/>
        </w:tabs>
        <w:ind w:left="2138" w:hanging="720"/>
      </w:pPr>
      <w:rPr>
        <w:rFonts w:hint="default"/>
      </w:rPr>
    </w:lvl>
    <w:lvl w:ilvl="3">
      <w:start w:val="1"/>
      <w:numFmt w:val="decimal"/>
      <w:lvlText w:val="%1.%2.%3.%4"/>
      <w:lvlJc w:val="left"/>
      <w:pPr>
        <w:tabs>
          <w:tab w:val="num" w:pos="2847"/>
        </w:tabs>
        <w:ind w:left="2847" w:hanging="720"/>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625"/>
        </w:tabs>
        <w:ind w:left="4625" w:hanging="1080"/>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112"/>
        </w:tabs>
        <w:ind w:left="7112" w:hanging="1440"/>
      </w:pPr>
      <w:rPr>
        <w:rFonts w:hint="default"/>
      </w:rPr>
    </w:lvl>
  </w:abstractNum>
  <w:abstractNum w:abstractNumId="14" w15:restartNumberingAfterBreak="0">
    <w:nsid w:val="64A96434"/>
    <w:multiLevelType w:val="hybridMultilevel"/>
    <w:tmpl w:val="F4A05D8E"/>
    <w:lvl w:ilvl="0" w:tplc="9AD2F0E6">
      <w:numFmt w:val="bullet"/>
      <w:lvlText w:val="•"/>
      <w:lvlJc w:val="left"/>
      <w:pPr>
        <w:ind w:left="463" w:hanging="360"/>
      </w:pPr>
      <w:rPr>
        <w:rFonts w:ascii="Palatino Linotype" w:eastAsia="Palatino Linotype" w:hAnsi="Palatino Linotype" w:cs="Palatino Linotype" w:hint="default"/>
        <w:color w:val="231F20"/>
        <w:w w:val="64"/>
        <w:sz w:val="24"/>
        <w:szCs w:val="24"/>
        <w:lang w:val="en-GB" w:eastAsia="en-GB" w:bidi="en-GB"/>
      </w:rPr>
    </w:lvl>
    <w:lvl w:ilvl="1" w:tplc="5530A212">
      <w:numFmt w:val="bullet"/>
      <w:lvlText w:val="•"/>
      <w:lvlJc w:val="left"/>
      <w:pPr>
        <w:ind w:left="1366" w:hanging="360"/>
      </w:pPr>
      <w:rPr>
        <w:rFonts w:hint="default"/>
        <w:lang w:val="en-GB" w:eastAsia="en-GB" w:bidi="en-GB"/>
      </w:rPr>
    </w:lvl>
    <w:lvl w:ilvl="2" w:tplc="3EF83F28">
      <w:numFmt w:val="bullet"/>
      <w:lvlText w:val="•"/>
      <w:lvlJc w:val="left"/>
      <w:pPr>
        <w:ind w:left="2273" w:hanging="360"/>
      </w:pPr>
      <w:rPr>
        <w:rFonts w:hint="default"/>
        <w:lang w:val="en-GB" w:eastAsia="en-GB" w:bidi="en-GB"/>
      </w:rPr>
    </w:lvl>
    <w:lvl w:ilvl="3" w:tplc="6420A12A">
      <w:numFmt w:val="bullet"/>
      <w:lvlText w:val="•"/>
      <w:lvlJc w:val="left"/>
      <w:pPr>
        <w:ind w:left="3179" w:hanging="360"/>
      </w:pPr>
      <w:rPr>
        <w:rFonts w:hint="default"/>
        <w:lang w:val="en-GB" w:eastAsia="en-GB" w:bidi="en-GB"/>
      </w:rPr>
    </w:lvl>
    <w:lvl w:ilvl="4" w:tplc="63AC368E">
      <w:numFmt w:val="bullet"/>
      <w:lvlText w:val="•"/>
      <w:lvlJc w:val="left"/>
      <w:pPr>
        <w:ind w:left="4086" w:hanging="360"/>
      </w:pPr>
      <w:rPr>
        <w:rFonts w:hint="default"/>
        <w:lang w:val="en-GB" w:eastAsia="en-GB" w:bidi="en-GB"/>
      </w:rPr>
    </w:lvl>
    <w:lvl w:ilvl="5" w:tplc="5712AD74">
      <w:numFmt w:val="bullet"/>
      <w:lvlText w:val="•"/>
      <w:lvlJc w:val="left"/>
      <w:pPr>
        <w:ind w:left="4992" w:hanging="360"/>
      </w:pPr>
      <w:rPr>
        <w:rFonts w:hint="default"/>
        <w:lang w:val="en-GB" w:eastAsia="en-GB" w:bidi="en-GB"/>
      </w:rPr>
    </w:lvl>
    <w:lvl w:ilvl="6" w:tplc="E4D45446">
      <w:numFmt w:val="bullet"/>
      <w:lvlText w:val="•"/>
      <w:lvlJc w:val="left"/>
      <w:pPr>
        <w:ind w:left="5899" w:hanging="360"/>
      </w:pPr>
      <w:rPr>
        <w:rFonts w:hint="default"/>
        <w:lang w:val="en-GB" w:eastAsia="en-GB" w:bidi="en-GB"/>
      </w:rPr>
    </w:lvl>
    <w:lvl w:ilvl="7" w:tplc="5594972E">
      <w:numFmt w:val="bullet"/>
      <w:lvlText w:val="•"/>
      <w:lvlJc w:val="left"/>
      <w:pPr>
        <w:ind w:left="6805" w:hanging="360"/>
      </w:pPr>
      <w:rPr>
        <w:rFonts w:hint="default"/>
        <w:lang w:val="en-GB" w:eastAsia="en-GB" w:bidi="en-GB"/>
      </w:rPr>
    </w:lvl>
    <w:lvl w:ilvl="8" w:tplc="48E85E5E">
      <w:numFmt w:val="bullet"/>
      <w:lvlText w:val="•"/>
      <w:lvlJc w:val="left"/>
      <w:pPr>
        <w:ind w:left="7712" w:hanging="360"/>
      </w:pPr>
      <w:rPr>
        <w:rFonts w:hint="default"/>
        <w:lang w:val="en-GB" w:eastAsia="en-GB" w:bidi="en-GB"/>
      </w:rPr>
    </w:lvl>
  </w:abstractNum>
  <w:abstractNum w:abstractNumId="15" w15:restartNumberingAfterBreak="0">
    <w:nsid w:val="666D3A8B"/>
    <w:multiLevelType w:val="multilevel"/>
    <w:tmpl w:val="4316055E"/>
    <w:lvl w:ilvl="0">
      <w:start w:val="5"/>
      <w:numFmt w:val="decimal"/>
      <w:lvlText w:val="%1"/>
      <w:lvlJc w:val="left"/>
      <w:pPr>
        <w:ind w:left="463" w:hanging="360"/>
      </w:pPr>
      <w:rPr>
        <w:rFonts w:hint="default"/>
        <w:color w:val="231F20"/>
      </w:rPr>
    </w:lvl>
    <w:lvl w:ilvl="1">
      <w:start w:val="2"/>
      <w:numFmt w:val="decimal"/>
      <w:isLgl/>
      <w:lvlText w:val="%1.%2"/>
      <w:lvlJc w:val="left"/>
      <w:pPr>
        <w:ind w:left="727" w:hanging="585"/>
      </w:pPr>
      <w:rPr>
        <w:rFonts w:hint="default"/>
      </w:rPr>
    </w:lvl>
    <w:lvl w:ilvl="2">
      <w:start w:val="1"/>
      <w:numFmt w:val="decimal"/>
      <w:isLgl/>
      <w:lvlText w:val="%1.%2.%3"/>
      <w:lvlJc w:val="left"/>
      <w:pPr>
        <w:ind w:left="901" w:hanging="720"/>
      </w:pPr>
      <w:rPr>
        <w:rFonts w:hint="default"/>
      </w:rPr>
    </w:lvl>
    <w:lvl w:ilvl="3">
      <w:start w:val="1"/>
      <w:numFmt w:val="decimal"/>
      <w:isLgl/>
      <w:lvlText w:val="%1.%2.%3.%4"/>
      <w:lvlJc w:val="left"/>
      <w:pPr>
        <w:ind w:left="940" w:hanging="720"/>
      </w:pPr>
      <w:rPr>
        <w:rFonts w:hint="default"/>
      </w:rPr>
    </w:lvl>
    <w:lvl w:ilvl="4">
      <w:start w:val="1"/>
      <w:numFmt w:val="decimal"/>
      <w:isLgl/>
      <w:lvlText w:val="%1.%2.%3.%4.%5"/>
      <w:lvlJc w:val="left"/>
      <w:pPr>
        <w:ind w:left="979" w:hanging="720"/>
      </w:pPr>
      <w:rPr>
        <w:rFonts w:hint="default"/>
      </w:rPr>
    </w:lvl>
    <w:lvl w:ilvl="5">
      <w:start w:val="1"/>
      <w:numFmt w:val="decimal"/>
      <w:isLgl/>
      <w:lvlText w:val="%1.%2.%3.%4.%5.%6"/>
      <w:lvlJc w:val="left"/>
      <w:pPr>
        <w:ind w:left="1378" w:hanging="1080"/>
      </w:pPr>
      <w:rPr>
        <w:rFonts w:hint="default"/>
      </w:rPr>
    </w:lvl>
    <w:lvl w:ilvl="6">
      <w:start w:val="1"/>
      <w:numFmt w:val="decimal"/>
      <w:isLgl/>
      <w:lvlText w:val="%1.%2.%3.%4.%5.%6.%7"/>
      <w:lvlJc w:val="left"/>
      <w:pPr>
        <w:ind w:left="1417" w:hanging="1080"/>
      </w:pPr>
      <w:rPr>
        <w:rFonts w:hint="default"/>
      </w:rPr>
    </w:lvl>
    <w:lvl w:ilvl="7">
      <w:start w:val="1"/>
      <w:numFmt w:val="decimal"/>
      <w:isLgl/>
      <w:lvlText w:val="%1.%2.%3.%4.%5.%6.%7.%8"/>
      <w:lvlJc w:val="left"/>
      <w:pPr>
        <w:ind w:left="1816" w:hanging="1440"/>
      </w:pPr>
      <w:rPr>
        <w:rFonts w:hint="default"/>
      </w:rPr>
    </w:lvl>
    <w:lvl w:ilvl="8">
      <w:start w:val="1"/>
      <w:numFmt w:val="decimal"/>
      <w:isLgl/>
      <w:lvlText w:val="%1.%2.%3.%4.%5.%6.%7.%8.%9"/>
      <w:lvlJc w:val="left"/>
      <w:pPr>
        <w:ind w:left="1855" w:hanging="1440"/>
      </w:pPr>
      <w:rPr>
        <w:rFonts w:hint="default"/>
      </w:rPr>
    </w:lvl>
  </w:abstractNum>
  <w:abstractNum w:abstractNumId="16" w15:restartNumberingAfterBreak="0">
    <w:nsid w:val="6BDB6EF0"/>
    <w:multiLevelType w:val="hybridMultilevel"/>
    <w:tmpl w:val="689EE366"/>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7" w15:restartNumberingAfterBreak="0">
    <w:nsid w:val="6EBE45AD"/>
    <w:multiLevelType w:val="hybridMultilevel"/>
    <w:tmpl w:val="B4F6C612"/>
    <w:lvl w:ilvl="0" w:tplc="0809000F">
      <w:start w:val="1"/>
      <w:numFmt w:val="decimal"/>
      <w:lvlText w:val="%1."/>
      <w:lvlJc w:val="left"/>
      <w:pPr>
        <w:ind w:left="862" w:hanging="360"/>
      </w:pPr>
      <w:rPr>
        <w:rFonts w:hint="default"/>
      </w:rPr>
    </w:lvl>
    <w:lvl w:ilvl="1" w:tplc="FFFFFFFF">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8" w15:restartNumberingAfterBreak="0">
    <w:nsid w:val="74105C66"/>
    <w:multiLevelType w:val="multilevel"/>
    <w:tmpl w:val="70EEBA82"/>
    <w:lvl w:ilvl="0">
      <w:start w:val="7"/>
      <w:numFmt w:val="decimal"/>
      <w:lvlText w:val="%1"/>
      <w:lvlJc w:val="left"/>
      <w:pPr>
        <w:ind w:left="897" w:hanging="794"/>
      </w:pPr>
      <w:rPr>
        <w:rFonts w:ascii="Calibri" w:eastAsia="Calibri" w:hAnsi="Calibri" w:cs="Calibri" w:hint="default"/>
        <w:b/>
        <w:bCs/>
        <w:color w:val="231F20"/>
        <w:spacing w:val="-1"/>
        <w:w w:val="100"/>
        <w:sz w:val="22"/>
        <w:szCs w:val="22"/>
        <w:lang w:val="en-GB" w:eastAsia="en-GB" w:bidi="en-GB"/>
      </w:rPr>
    </w:lvl>
    <w:lvl w:ilvl="1">
      <w:start w:val="1"/>
      <w:numFmt w:val="decimal"/>
      <w:lvlText w:val="%1.%2"/>
      <w:lvlJc w:val="left"/>
      <w:pPr>
        <w:ind w:left="897" w:hanging="794"/>
      </w:pPr>
      <w:rPr>
        <w:rFonts w:ascii="Calibri" w:eastAsia="Calibri" w:hAnsi="Calibri" w:cs="Calibri" w:hint="default"/>
        <w:b/>
        <w:bCs/>
        <w:color w:val="231F20"/>
        <w:spacing w:val="-10"/>
        <w:w w:val="100"/>
        <w:sz w:val="20"/>
        <w:szCs w:val="20"/>
        <w:lang w:val="en-GB" w:eastAsia="en-GB" w:bidi="en-GB"/>
      </w:rPr>
    </w:lvl>
    <w:lvl w:ilvl="2">
      <w:start w:val="1"/>
      <w:numFmt w:val="decimal"/>
      <w:lvlText w:val="%1.%2.%3"/>
      <w:lvlJc w:val="left"/>
      <w:pPr>
        <w:ind w:left="897" w:hanging="794"/>
      </w:pPr>
      <w:rPr>
        <w:rFonts w:ascii="Calibri" w:eastAsia="Calibri" w:hAnsi="Calibri" w:cs="Calibri" w:hint="default"/>
        <w:color w:val="231F20"/>
        <w:spacing w:val="-17"/>
        <w:w w:val="100"/>
        <w:sz w:val="20"/>
        <w:szCs w:val="20"/>
        <w:lang w:val="en-GB" w:eastAsia="en-GB" w:bidi="en-GB"/>
      </w:rPr>
    </w:lvl>
    <w:lvl w:ilvl="3">
      <w:numFmt w:val="bullet"/>
      <w:lvlText w:val="•"/>
      <w:lvlJc w:val="left"/>
      <w:pPr>
        <w:ind w:left="3487" w:hanging="794"/>
      </w:pPr>
      <w:rPr>
        <w:rFonts w:hint="default"/>
        <w:lang w:val="en-GB" w:eastAsia="en-GB" w:bidi="en-GB"/>
      </w:rPr>
    </w:lvl>
    <w:lvl w:ilvl="4">
      <w:numFmt w:val="bullet"/>
      <w:lvlText w:val="•"/>
      <w:lvlJc w:val="left"/>
      <w:pPr>
        <w:ind w:left="4350" w:hanging="794"/>
      </w:pPr>
      <w:rPr>
        <w:rFonts w:hint="default"/>
        <w:lang w:val="en-GB" w:eastAsia="en-GB" w:bidi="en-GB"/>
      </w:rPr>
    </w:lvl>
    <w:lvl w:ilvl="5">
      <w:numFmt w:val="bullet"/>
      <w:lvlText w:val="•"/>
      <w:lvlJc w:val="left"/>
      <w:pPr>
        <w:ind w:left="5212" w:hanging="794"/>
      </w:pPr>
      <w:rPr>
        <w:rFonts w:hint="default"/>
        <w:lang w:val="en-GB" w:eastAsia="en-GB" w:bidi="en-GB"/>
      </w:rPr>
    </w:lvl>
    <w:lvl w:ilvl="6">
      <w:numFmt w:val="bullet"/>
      <w:lvlText w:val="•"/>
      <w:lvlJc w:val="left"/>
      <w:pPr>
        <w:ind w:left="6075" w:hanging="794"/>
      </w:pPr>
      <w:rPr>
        <w:rFonts w:hint="default"/>
        <w:lang w:val="en-GB" w:eastAsia="en-GB" w:bidi="en-GB"/>
      </w:rPr>
    </w:lvl>
    <w:lvl w:ilvl="7">
      <w:numFmt w:val="bullet"/>
      <w:lvlText w:val="•"/>
      <w:lvlJc w:val="left"/>
      <w:pPr>
        <w:ind w:left="6937" w:hanging="794"/>
      </w:pPr>
      <w:rPr>
        <w:rFonts w:hint="default"/>
        <w:lang w:val="en-GB" w:eastAsia="en-GB" w:bidi="en-GB"/>
      </w:rPr>
    </w:lvl>
    <w:lvl w:ilvl="8">
      <w:numFmt w:val="bullet"/>
      <w:lvlText w:val="•"/>
      <w:lvlJc w:val="left"/>
      <w:pPr>
        <w:ind w:left="7800" w:hanging="794"/>
      </w:pPr>
      <w:rPr>
        <w:rFonts w:hint="default"/>
        <w:lang w:val="en-GB" w:eastAsia="en-GB" w:bidi="en-GB"/>
      </w:rPr>
    </w:lvl>
  </w:abstractNum>
  <w:num w:numId="1" w16cid:durableId="1242254977">
    <w:abstractNumId w:val="18"/>
  </w:num>
  <w:num w:numId="2" w16cid:durableId="1276327878">
    <w:abstractNumId w:val="12"/>
  </w:num>
  <w:num w:numId="3" w16cid:durableId="1784038909">
    <w:abstractNumId w:val="14"/>
  </w:num>
  <w:num w:numId="4" w16cid:durableId="2081898445">
    <w:abstractNumId w:val="2"/>
  </w:num>
  <w:num w:numId="5" w16cid:durableId="1632662851">
    <w:abstractNumId w:val="16"/>
  </w:num>
  <w:num w:numId="6" w16cid:durableId="491332658">
    <w:abstractNumId w:val="10"/>
  </w:num>
  <w:num w:numId="7" w16cid:durableId="1633560479">
    <w:abstractNumId w:val="3"/>
  </w:num>
  <w:num w:numId="8" w16cid:durableId="1361585923">
    <w:abstractNumId w:val="17"/>
  </w:num>
  <w:num w:numId="9" w16cid:durableId="1771508105">
    <w:abstractNumId w:val="6"/>
  </w:num>
  <w:num w:numId="10" w16cid:durableId="656685879">
    <w:abstractNumId w:val="15"/>
  </w:num>
  <w:num w:numId="11" w16cid:durableId="203371216">
    <w:abstractNumId w:val="1"/>
  </w:num>
  <w:num w:numId="12" w16cid:durableId="281376514">
    <w:abstractNumId w:val="0"/>
  </w:num>
  <w:num w:numId="13" w16cid:durableId="310253215">
    <w:abstractNumId w:val="5"/>
  </w:num>
  <w:num w:numId="14" w16cid:durableId="237328792">
    <w:abstractNumId w:val="8"/>
  </w:num>
  <w:num w:numId="15" w16cid:durableId="1878812076">
    <w:abstractNumId w:val="11"/>
  </w:num>
  <w:num w:numId="16" w16cid:durableId="665401224">
    <w:abstractNumId w:val="4"/>
  </w:num>
  <w:num w:numId="17" w16cid:durableId="1270115922">
    <w:abstractNumId w:val="13"/>
  </w:num>
  <w:num w:numId="18" w16cid:durableId="401291414">
    <w:abstractNumId w:val="7"/>
  </w:num>
  <w:num w:numId="19" w16cid:durableId="3810968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5E9"/>
    <w:rsid w:val="00005A8B"/>
    <w:rsid w:val="00057A58"/>
    <w:rsid w:val="00202464"/>
    <w:rsid w:val="00221F65"/>
    <w:rsid w:val="00332803"/>
    <w:rsid w:val="003A520D"/>
    <w:rsid w:val="00434DB7"/>
    <w:rsid w:val="00462447"/>
    <w:rsid w:val="00471EEA"/>
    <w:rsid w:val="004B4823"/>
    <w:rsid w:val="004D2BEA"/>
    <w:rsid w:val="00504F0E"/>
    <w:rsid w:val="0051064B"/>
    <w:rsid w:val="005200C7"/>
    <w:rsid w:val="005738C9"/>
    <w:rsid w:val="005E339D"/>
    <w:rsid w:val="00626F14"/>
    <w:rsid w:val="00663A2D"/>
    <w:rsid w:val="0068383C"/>
    <w:rsid w:val="006B03C7"/>
    <w:rsid w:val="006E7991"/>
    <w:rsid w:val="007049AB"/>
    <w:rsid w:val="00775286"/>
    <w:rsid w:val="00776F11"/>
    <w:rsid w:val="007A5846"/>
    <w:rsid w:val="007C2A13"/>
    <w:rsid w:val="00841F01"/>
    <w:rsid w:val="00983759"/>
    <w:rsid w:val="00B43417"/>
    <w:rsid w:val="00B44B19"/>
    <w:rsid w:val="00B65289"/>
    <w:rsid w:val="00B75DC1"/>
    <w:rsid w:val="00D241B8"/>
    <w:rsid w:val="00DB05E9"/>
    <w:rsid w:val="00DC4B9C"/>
    <w:rsid w:val="00E116CC"/>
    <w:rsid w:val="00E75B17"/>
    <w:rsid w:val="00EA5060"/>
    <w:rsid w:val="00EC359B"/>
    <w:rsid w:val="00EC68EB"/>
    <w:rsid w:val="00F34478"/>
    <w:rsid w:val="00F9311A"/>
    <w:rsid w:val="00FA64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7ECD182"/>
  <w15:docId w15:val="{F3B20994-10E0-4F85-8B20-738FE6664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n-GB" w:eastAsia="en-GB" w:bidi="en-GB"/>
    </w:rPr>
  </w:style>
  <w:style w:type="paragraph" w:styleId="Heading1">
    <w:name w:val="heading 1"/>
    <w:basedOn w:val="Normal"/>
    <w:uiPriority w:val="9"/>
    <w:qFormat/>
    <w:pPr>
      <w:spacing w:before="86"/>
      <w:ind w:left="103"/>
      <w:outlineLvl w:val="0"/>
    </w:pPr>
    <w:rPr>
      <w:rFonts w:ascii="Comfortaa" w:eastAsia="Comfortaa" w:hAnsi="Comfortaa" w:cs="Comfortaa"/>
      <w:sz w:val="48"/>
      <w:szCs w:val="48"/>
    </w:rPr>
  </w:style>
  <w:style w:type="paragraph" w:styleId="Heading2">
    <w:name w:val="heading 2"/>
    <w:basedOn w:val="Normal"/>
    <w:uiPriority w:val="9"/>
    <w:unhideWhenUsed/>
    <w:qFormat/>
    <w:pPr>
      <w:spacing w:line="264" w:lineRule="exact"/>
      <w:ind w:left="103"/>
      <w:outlineLvl w:val="1"/>
    </w:pPr>
    <w:rPr>
      <w:b/>
      <w:bCs/>
    </w:rPr>
  </w:style>
  <w:style w:type="paragraph" w:styleId="Heading3">
    <w:name w:val="heading 3"/>
    <w:basedOn w:val="Normal"/>
    <w:uiPriority w:val="9"/>
    <w:unhideWhenUsed/>
    <w:qFormat/>
    <w:pPr>
      <w:spacing w:before="86"/>
      <w:ind w:left="103"/>
      <w:outlineLvl w:val="2"/>
    </w:pPr>
    <w:rPr>
      <w:rFonts w:ascii="Comfortaa" w:eastAsia="Comfortaa" w:hAnsi="Comfortaa" w:cs="Comfortaa"/>
    </w:rPr>
  </w:style>
  <w:style w:type="paragraph" w:styleId="Heading4">
    <w:name w:val="heading 4"/>
    <w:basedOn w:val="Normal"/>
    <w:uiPriority w:val="9"/>
    <w:unhideWhenUsed/>
    <w:qFormat/>
    <w:pPr>
      <w:spacing w:before="60"/>
      <w:ind w:left="897" w:hanging="795"/>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34"/>
    <w:qFormat/>
    <w:pPr>
      <w:spacing w:before="133"/>
      <w:ind w:left="897" w:hanging="794"/>
    </w:pPr>
  </w:style>
  <w:style w:type="paragraph" w:customStyle="1" w:styleId="TableParagraph">
    <w:name w:val="Table Paragraph"/>
    <w:basedOn w:val="Normal"/>
    <w:uiPriority w:val="1"/>
    <w:qFormat/>
    <w:pPr>
      <w:spacing w:before="32" w:line="243" w:lineRule="exact"/>
      <w:ind w:left="80"/>
    </w:pPr>
  </w:style>
  <w:style w:type="character" w:customStyle="1" w:styleId="BodyTextChar">
    <w:name w:val="Body Text Char"/>
    <w:basedOn w:val="DefaultParagraphFont"/>
    <w:link w:val="BodyText"/>
    <w:uiPriority w:val="1"/>
    <w:rsid w:val="00EC359B"/>
    <w:rPr>
      <w:rFonts w:ascii="Calibri" w:eastAsia="Calibri" w:hAnsi="Calibri" w:cs="Calibri"/>
      <w:sz w:val="20"/>
      <w:szCs w:val="20"/>
      <w:lang w:val="en-GB" w:eastAsia="en-GB" w:bidi="en-GB"/>
    </w:rPr>
  </w:style>
  <w:style w:type="character" w:styleId="Hyperlink">
    <w:name w:val="Hyperlink"/>
    <w:basedOn w:val="DefaultParagraphFont"/>
    <w:uiPriority w:val="99"/>
    <w:unhideWhenUsed/>
    <w:rsid w:val="003A520D"/>
    <w:rPr>
      <w:color w:val="0000FF" w:themeColor="hyperlink"/>
      <w:u w:val="single"/>
    </w:rPr>
  </w:style>
  <w:style w:type="character" w:styleId="UnresolvedMention">
    <w:name w:val="Unresolved Mention"/>
    <w:basedOn w:val="DefaultParagraphFont"/>
    <w:uiPriority w:val="99"/>
    <w:semiHidden/>
    <w:unhideWhenUsed/>
    <w:rsid w:val="003A520D"/>
    <w:rPr>
      <w:color w:val="605E5C"/>
      <w:shd w:val="clear" w:color="auto" w:fill="E1DFDD"/>
    </w:rPr>
  </w:style>
  <w:style w:type="character" w:styleId="FollowedHyperlink">
    <w:name w:val="FollowedHyperlink"/>
    <w:basedOn w:val="DefaultParagraphFont"/>
    <w:uiPriority w:val="99"/>
    <w:semiHidden/>
    <w:unhideWhenUsed/>
    <w:rsid w:val="0051064B"/>
    <w:rPr>
      <w:color w:val="800080" w:themeColor="followedHyperlink"/>
      <w:u w:val="single"/>
    </w:rPr>
  </w:style>
  <w:style w:type="paragraph" w:styleId="Header">
    <w:name w:val="header"/>
    <w:basedOn w:val="Normal"/>
    <w:link w:val="HeaderChar"/>
    <w:uiPriority w:val="99"/>
    <w:unhideWhenUsed/>
    <w:rsid w:val="00202464"/>
    <w:pPr>
      <w:tabs>
        <w:tab w:val="center" w:pos="4513"/>
        <w:tab w:val="right" w:pos="9026"/>
      </w:tabs>
    </w:pPr>
  </w:style>
  <w:style w:type="character" w:customStyle="1" w:styleId="HeaderChar">
    <w:name w:val="Header Char"/>
    <w:basedOn w:val="DefaultParagraphFont"/>
    <w:link w:val="Header"/>
    <w:uiPriority w:val="99"/>
    <w:rsid w:val="00202464"/>
    <w:rPr>
      <w:rFonts w:ascii="Calibri" w:eastAsia="Calibri" w:hAnsi="Calibri" w:cs="Calibri"/>
      <w:lang w:val="en-GB" w:eastAsia="en-GB" w:bidi="en-GB"/>
    </w:rPr>
  </w:style>
  <w:style w:type="paragraph" w:styleId="Footer">
    <w:name w:val="footer"/>
    <w:basedOn w:val="Normal"/>
    <w:link w:val="FooterChar"/>
    <w:uiPriority w:val="99"/>
    <w:unhideWhenUsed/>
    <w:rsid w:val="00202464"/>
    <w:pPr>
      <w:tabs>
        <w:tab w:val="center" w:pos="4513"/>
        <w:tab w:val="right" w:pos="9026"/>
      </w:tabs>
    </w:pPr>
  </w:style>
  <w:style w:type="character" w:customStyle="1" w:styleId="FooterChar">
    <w:name w:val="Footer Char"/>
    <w:basedOn w:val="DefaultParagraphFont"/>
    <w:link w:val="Footer"/>
    <w:uiPriority w:val="99"/>
    <w:rsid w:val="00202464"/>
    <w:rPr>
      <w:rFonts w:ascii="Calibri" w:eastAsia="Calibri" w:hAnsi="Calibri" w:cs="Calibri"/>
      <w:lang w:val="en-GB" w:eastAsia="en-GB" w:bidi="en-GB"/>
    </w:rPr>
  </w:style>
  <w:style w:type="numbering" w:customStyle="1" w:styleId="CurrentList1">
    <w:name w:val="Current List1"/>
    <w:uiPriority w:val="99"/>
    <w:rsid w:val="005E339D"/>
    <w:pPr>
      <w:numPr>
        <w:numId w:val="12"/>
      </w:numPr>
    </w:pPr>
  </w:style>
  <w:style w:type="character" w:customStyle="1" w:styleId="apple-converted-space">
    <w:name w:val="apple-converted-space"/>
    <w:basedOn w:val="DefaultParagraphFont"/>
    <w:rsid w:val="005E33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propertymark.co.uk/"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www.propertymark.co.uk/find-an-expert" TargetMode="Externa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241</TotalTime>
  <Pages>19</Pages>
  <Words>5912</Words>
  <Characters>33705</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Rowley</dc:creator>
  <cp:lastModifiedBy>Aaron Rowley</cp:lastModifiedBy>
  <cp:revision>26</cp:revision>
  <dcterms:created xsi:type="dcterms:W3CDTF">2023-06-22T11:16:00Z</dcterms:created>
  <dcterms:modified xsi:type="dcterms:W3CDTF">2023-06-22T15:24:00Z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2020-04-28T00:00:00Z</vt:filetime>
  </property>
  <property fmtid="{D5CDD505-2E9C-101B-9397-08002B2CF9AE}" pid="3" name="Creator">
    <vt:lpwstr>Adobe InDesign 15.0 (Windows)</vt:lpwstr>
  </property>
  <property fmtid="{D5CDD505-2E9C-101B-9397-08002B2CF9AE}" pid="4" name="LastSaved">
    <vt:filetime>2020-04-28T00:00:00Z</vt:filetime>
  </property>
</Properties>
</file>